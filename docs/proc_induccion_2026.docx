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8948"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4A0" w:firstRow="1" w:lastRow="0" w:firstColumn="1" w:lastColumn="0" w:noHBand="0" w:noVBand="1"/>
        <w:tblPrChange w:id="0" w:author="Nathaly Diaz Celis" w:date="2025-10-28T20:33:00Z">
          <w:tblPr>
            <w:tblStyle w:val="Tablaconcuadrcula"/>
            <w:tblW w:w="0" w:type="auto"/>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ook w:val="04A0" w:firstRow="1" w:lastRow="0" w:firstColumn="1" w:lastColumn="0" w:noHBand="0" w:noVBand="1"/>
          </w:tblPr>
        </w:tblPrChange>
      </w:tblPr>
      <w:tblGrid>
        <w:gridCol w:w="4410"/>
        <w:gridCol w:w="4538"/>
        <w:tblGridChange w:id="1">
          <w:tblGrid>
            <w:gridCol w:w="4410"/>
            <w:gridCol w:w="4410"/>
            <w:gridCol w:w="128"/>
          </w:tblGrid>
        </w:tblGridChange>
      </w:tblGrid>
      <w:tr w:rsidR="32833FC3" w14:paraId="145B2707" w14:textId="77777777" w:rsidTr="56EE91B9">
        <w:trPr>
          <w:trHeight w:val="300"/>
          <w:trPrChange w:id="2" w:author="Nathaly Diaz Celis" w:date="2025-10-28T20:33:00Z">
            <w:trPr>
              <w:gridAfter w:val="0"/>
              <w:trHeight w:val="300"/>
            </w:trPr>
          </w:trPrChange>
        </w:trPr>
        <w:tc>
          <w:tcPr>
            <w:tcW w:w="4410" w:type="dxa"/>
            <w:tcMar>
              <w:left w:w="105" w:type="dxa"/>
              <w:right w:w="105" w:type="dxa"/>
            </w:tcMar>
            <w:tcPrChange w:id="3" w:author="Nathaly Diaz Celis" w:date="2025-10-28T20:33:00Z">
              <w:tcPr>
                <w:tcW w:w="4410" w:type="dxa"/>
                <w:tcMar>
                  <w:left w:w="105" w:type="dxa"/>
                  <w:right w:w="105" w:type="dxa"/>
                </w:tcMar>
              </w:tcPr>
            </w:tcPrChange>
          </w:tcPr>
          <w:p w14:paraId="2879AC8A" w14:textId="1ED89E65" w:rsidR="32833FC3" w:rsidRDefault="32833FC3" w:rsidP="32833FC3">
            <w:pPr>
              <w:jc w:val="both"/>
              <w:rPr>
                <w:rFonts w:ascii="Calibri" w:eastAsia="Calibri" w:hAnsi="Calibri" w:cs="Calibri"/>
                <w:color w:val="000000" w:themeColor="text1"/>
                <w:sz w:val="20"/>
                <w:szCs w:val="20"/>
              </w:rPr>
            </w:pPr>
            <w:r w:rsidRPr="32833FC3">
              <w:rPr>
                <w:rFonts w:ascii="Calibri" w:eastAsia="Calibri" w:hAnsi="Calibri" w:cs="Calibri"/>
                <w:b/>
                <w:bCs/>
                <w:color w:val="000000" w:themeColor="text1"/>
                <w:sz w:val="20"/>
                <w:szCs w:val="20"/>
              </w:rPr>
              <w:t>Elaborado y revisado por:</w:t>
            </w:r>
          </w:p>
        </w:tc>
        <w:tc>
          <w:tcPr>
            <w:tcW w:w="4538" w:type="dxa"/>
            <w:tcMar>
              <w:left w:w="105" w:type="dxa"/>
              <w:right w:w="105" w:type="dxa"/>
            </w:tcMar>
            <w:tcPrChange w:id="4" w:author="Nathaly Diaz Celis" w:date="2025-10-28T20:33:00Z">
              <w:tcPr>
                <w:tcW w:w="4410" w:type="dxa"/>
                <w:tcMar>
                  <w:left w:w="105" w:type="dxa"/>
                  <w:right w:w="105" w:type="dxa"/>
                </w:tcMar>
              </w:tcPr>
            </w:tcPrChange>
          </w:tcPr>
          <w:p w14:paraId="77695240" w14:textId="2DBC105B" w:rsidR="32833FC3" w:rsidRDefault="32833FC3" w:rsidP="32833FC3">
            <w:pPr>
              <w:jc w:val="both"/>
              <w:rPr>
                <w:rFonts w:ascii="Calibri" w:eastAsia="Calibri" w:hAnsi="Calibri" w:cs="Calibri"/>
                <w:color w:val="000000" w:themeColor="text1"/>
                <w:sz w:val="20"/>
                <w:szCs w:val="20"/>
              </w:rPr>
            </w:pPr>
            <w:r w:rsidRPr="32833FC3">
              <w:rPr>
                <w:rFonts w:ascii="Calibri" w:eastAsia="Calibri" w:hAnsi="Calibri" w:cs="Calibri"/>
                <w:b/>
                <w:bCs/>
                <w:color w:val="000000" w:themeColor="text1"/>
                <w:sz w:val="20"/>
                <w:szCs w:val="20"/>
              </w:rPr>
              <w:t>Aprobado por:</w:t>
            </w:r>
          </w:p>
        </w:tc>
      </w:tr>
      <w:tr w:rsidR="32833FC3" w14:paraId="5CCA49E9" w14:textId="77777777" w:rsidTr="56EE91B9">
        <w:trPr>
          <w:trHeight w:val="300"/>
          <w:trPrChange w:id="5" w:author="Nathaly Diaz Celis" w:date="2025-10-28T20:33:00Z">
            <w:trPr>
              <w:gridAfter w:val="0"/>
              <w:trHeight w:val="300"/>
            </w:trPr>
          </w:trPrChange>
        </w:trPr>
        <w:tc>
          <w:tcPr>
            <w:tcW w:w="4410" w:type="dxa"/>
            <w:tcMar>
              <w:left w:w="105" w:type="dxa"/>
              <w:right w:w="105" w:type="dxa"/>
            </w:tcMar>
            <w:tcPrChange w:id="6" w:author="Nathaly Diaz Celis" w:date="2025-10-28T20:33:00Z">
              <w:tcPr>
                <w:tcW w:w="4410" w:type="dxa"/>
                <w:tcMar>
                  <w:left w:w="105" w:type="dxa"/>
                  <w:right w:w="105" w:type="dxa"/>
                </w:tcMar>
              </w:tcPr>
            </w:tcPrChange>
          </w:tcPr>
          <w:p w14:paraId="3A1F92FF" w14:textId="202C7031" w:rsidR="32833FC3" w:rsidRDefault="32833FC3" w:rsidP="32833FC3">
            <w:pPr>
              <w:jc w:val="both"/>
              <w:rPr>
                <w:rFonts w:ascii="Calibri" w:eastAsia="Calibri" w:hAnsi="Calibri" w:cs="Calibri"/>
                <w:color w:val="000000" w:themeColor="text1"/>
                <w:sz w:val="20"/>
                <w:szCs w:val="20"/>
              </w:rPr>
            </w:pPr>
            <w:r w:rsidRPr="32833FC3">
              <w:rPr>
                <w:rFonts w:ascii="Calibri" w:eastAsia="Calibri" w:hAnsi="Calibri" w:cs="Calibri"/>
                <w:color w:val="000000" w:themeColor="text1"/>
                <w:sz w:val="20"/>
                <w:szCs w:val="20"/>
              </w:rPr>
              <w:t>Nicolás Avilés, Jefe de Desarrollo Organizacional.</w:t>
            </w:r>
          </w:p>
        </w:tc>
        <w:tc>
          <w:tcPr>
            <w:tcW w:w="4538" w:type="dxa"/>
            <w:tcMar>
              <w:left w:w="105" w:type="dxa"/>
              <w:right w:w="105" w:type="dxa"/>
            </w:tcMar>
            <w:tcPrChange w:id="7" w:author="Nathaly Diaz Celis" w:date="2025-10-28T20:33:00Z">
              <w:tcPr>
                <w:tcW w:w="4410" w:type="dxa"/>
                <w:tcMar>
                  <w:left w:w="105" w:type="dxa"/>
                  <w:right w:w="105" w:type="dxa"/>
                </w:tcMar>
              </w:tcPr>
            </w:tcPrChange>
          </w:tcPr>
          <w:p w14:paraId="51329CE0" w14:textId="64A5EDCA" w:rsidR="32833FC3" w:rsidRDefault="32833FC3" w:rsidP="32833FC3">
            <w:pPr>
              <w:jc w:val="both"/>
              <w:rPr>
                <w:rFonts w:ascii="Calibri" w:eastAsia="Calibri" w:hAnsi="Calibri" w:cs="Calibri"/>
                <w:color w:val="000000" w:themeColor="text1"/>
                <w:sz w:val="20"/>
                <w:szCs w:val="20"/>
              </w:rPr>
            </w:pPr>
          </w:p>
        </w:tc>
      </w:tr>
      <w:tr w:rsidR="32833FC3" w14:paraId="432F1E17" w14:textId="77777777" w:rsidTr="56EE91B9">
        <w:trPr>
          <w:trHeight w:val="300"/>
          <w:trPrChange w:id="8" w:author="Nathaly Diaz Celis" w:date="2025-10-28T20:33:00Z">
            <w:trPr>
              <w:gridAfter w:val="0"/>
              <w:trHeight w:val="300"/>
            </w:trPr>
          </w:trPrChange>
        </w:trPr>
        <w:tc>
          <w:tcPr>
            <w:tcW w:w="4410" w:type="dxa"/>
            <w:tcMar>
              <w:left w:w="105" w:type="dxa"/>
              <w:right w:w="105" w:type="dxa"/>
            </w:tcMar>
            <w:tcPrChange w:id="9" w:author="Nathaly Diaz Celis" w:date="2025-10-28T20:33:00Z">
              <w:tcPr>
                <w:tcW w:w="4410" w:type="dxa"/>
                <w:tcMar>
                  <w:left w:w="105" w:type="dxa"/>
                  <w:right w:w="105" w:type="dxa"/>
                </w:tcMar>
              </w:tcPr>
            </w:tcPrChange>
          </w:tcPr>
          <w:p w14:paraId="47E10C74" w14:textId="0B9551BC" w:rsidR="32833FC3" w:rsidRDefault="32833FC3" w:rsidP="32833FC3">
            <w:pPr>
              <w:jc w:val="both"/>
              <w:rPr>
                <w:rFonts w:ascii="Calibri" w:eastAsia="Calibri" w:hAnsi="Calibri" w:cs="Calibri"/>
                <w:color w:val="000000" w:themeColor="text1"/>
                <w:sz w:val="20"/>
                <w:szCs w:val="20"/>
              </w:rPr>
            </w:pPr>
            <w:r w:rsidRPr="32833FC3">
              <w:rPr>
                <w:rFonts w:ascii="Calibri" w:eastAsia="Calibri" w:hAnsi="Calibri" w:cs="Calibri"/>
                <w:color w:val="000000" w:themeColor="text1"/>
                <w:sz w:val="20"/>
                <w:szCs w:val="20"/>
              </w:rPr>
              <w:t>Nathaly Díaz, Profesional de Desarrollo Organizacional.</w:t>
            </w:r>
          </w:p>
        </w:tc>
        <w:tc>
          <w:tcPr>
            <w:tcW w:w="4538" w:type="dxa"/>
            <w:tcMar>
              <w:left w:w="105" w:type="dxa"/>
              <w:right w:w="105" w:type="dxa"/>
            </w:tcMar>
            <w:tcPrChange w:id="10" w:author="Nathaly Diaz Celis" w:date="2025-10-28T20:33:00Z">
              <w:tcPr>
                <w:tcW w:w="4410" w:type="dxa"/>
                <w:tcMar>
                  <w:left w:w="105" w:type="dxa"/>
                  <w:right w:w="105" w:type="dxa"/>
                </w:tcMar>
              </w:tcPr>
            </w:tcPrChange>
          </w:tcPr>
          <w:p w14:paraId="5D827EBA" w14:textId="6E5F9B5B" w:rsidR="32833FC3" w:rsidRDefault="32833FC3" w:rsidP="32833FC3">
            <w:pPr>
              <w:jc w:val="both"/>
              <w:rPr>
                <w:rFonts w:ascii="Calibri" w:eastAsia="Calibri" w:hAnsi="Calibri" w:cs="Calibri"/>
                <w:color w:val="000000" w:themeColor="text1"/>
                <w:sz w:val="20"/>
                <w:szCs w:val="20"/>
              </w:rPr>
            </w:pPr>
          </w:p>
        </w:tc>
      </w:tr>
      <w:tr w:rsidR="32833FC3" w14:paraId="721E9BDC" w14:textId="77777777" w:rsidTr="56EE91B9">
        <w:trPr>
          <w:trHeight w:val="300"/>
          <w:trPrChange w:id="11" w:author="Nathaly Diaz Celis" w:date="2025-10-28T20:33:00Z">
            <w:trPr>
              <w:gridAfter w:val="0"/>
              <w:trHeight w:val="300"/>
            </w:trPr>
          </w:trPrChange>
        </w:trPr>
        <w:tc>
          <w:tcPr>
            <w:tcW w:w="4410" w:type="dxa"/>
            <w:tcMar>
              <w:left w:w="105" w:type="dxa"/>
              <w:right w:w="105" w:type="dxa"/>
            </w:tcMar>
            <w:tcPrChange w:id="12" w:author="Nathaly Diaz Celis" w:date="2025-10-28T20:33:00Z">
              <w:tcPr>
                <w:tcW w:w="4410" w:type="dxa"/>
                <w:tcMar>
                  <w:left w:w="105" w:type="dxa"/>
                  <w:right w:w="105" w:type="dxa"/>
                </w:tcMar>
              </w:tcPr>
            </w:tcPrChange>
          </w:tcPr>
          <w:p w14:paraId="667C2473" w14:textId="68EB4A74" w:rsidR="32833FC3" w:rsidRDefault="32833FC3" w:rsidP="32833FC3">
            <w:pPr>
              <w:jc w:val="both"/>
              <w:rPr>
                <w:rFonts w:ascii="Calibri" w:eastAsia="Calibri" w:hAnsi="Calibri" w:cs="Calibri"/>
                <w:color w:val="000000" w:themeColor="text1"/>
                <w:sz w:val="20"/>
                <w:szCs w:val="20"/>
              </w:rPr>
            </w:pPr>
            <w:r w:rsidRPr="32833FC3">
              <w:rPr>
                <w:rFonts w:ascii="Calibri" w:eastAsia="Calibri" w:hAnsi="Calibri" w:cs="Calibri"/>
                <w:color w:val="000000" w:themeColor="text1"/>
                <w:sz w:val="20"/>
                <w:szCs w:val="20"/>
              </w:rPr>
              <w:t>Fecha:</w:t>
            </w:r>
          </w:p>
        </w:tc>
        <w:tc>
          <w:tcPr>
            <w:tcW w:w="4538" w:type="dxa"/>
            <w:tcMar>
              <w:left w:w="105" w:type="dxa"/>
              <w:right w:w="105" w:type="dxa"/>
            </w:tcMar>
            <w:tcPrChange w:id="13" w:author="Nathaly Diaz Celis" w:date="2025-10-28T20:33:00Z">
              <w:tcPr>
                <w:tcW w:w="4410" w:type="dxa"/>
                <w:tcMar>
                  <w:left w:w="105" w:type="dxa"/>
                  <w:right w:w="105" w:type="dxa"/>
                </w:tcMar>
              </w:tcPr>
            </w:tcPrChange>
          </w:tcPr>
          <w:p w14:paraId="7CC228E5" w14:textId="17E48C61" w:rsidR="32833FC3" w:rsidRDefault="32833FC3" w:rsidP="32833FC3">
            <w:pPr>
              <w:jc w:val="both"/>
              <w:rPr>
                <w:rFonts w:ascii="Calibri" w:eastAsia="Calibri" w:hAnsi="Calibri" w:cs="Calibri"/>
                <w:color w:val="000000" w:themeColor="text1"/>
                <w:sz w:val="20"/>
                <w:szCs w:val="20"/>
              </w:rPr>
            </w:pPr>
            <w:r w:rsidRPr="32833FC3">
              <w:rPr>
                <w:rFonts w:ascii="Calibri" w:eastAsia="Calibri" w:hAnsi="Calibri" w:cs="Calibri"/>
                <w:color w:val="000000" w:themeColor="text1"/>
                <w:sz w:val="20"/>
                <w:szCs w:val="20"/>
              </w:rPr>
              <w:t>Fecha:</w:t>
            </w:r>
          </w:p>
        </w:tc>
      </w:tr>
      <w:tr w:rsidR="32833FC3" w14:paraId="0081AB64" w14:textId="77777777" w:rsidTr="56EE91B9">
        <w:trPr>
          <w:trHeight w:val="300"/>
          <w:trPrChange w:id="14" w:author="Nathaly Diaz Celis" w:date="2025-10-28T20:33:00Z">
            <w:trPr>
              <w:gridAfter w:val="0"/>
              <w:trHeight w:val="300"/>
            </w:trPr>
          </w:trPrChange>
        </w:trPr>
        <w:tc>
          <w:tcPr>
            <w:tcW w:w="8948" w:type="dxa"/>
            <w:gridSpan w:val="2"/>
            <w:tcMar>
              <w:left w:w="105" w:type="dxa"/>
              <w:right w:w="105" w:type="dxa"/>
            </w:tcMar>
            <w:tcPrChange w:id="15" w:author="Nathaly Diaz Celis" w:date="2025-10-28T20:33:00Z">
              <w:tcPr>
                <w:tcW w:w="8820" w:type="dxa"/>
                <w:gridSpan w:val="2"/>
                <w:tcMar>
                  <w:left w:w="105" w:type="dxa"/>
                  <w:right w:w="105" w:type="dxa"/>
                </w:tcMar>
              </w:tcPr>
            </w:tcPrChange>
          </w:tcPr>
          <w:p w14:paraId="57B266C1" w14:textId="00FE245E" w:rsidR="32833FC3" w:rsidRDefault="32833FC3" w:rsidP="32833FC3">
            <w:pPr>
              <w:spacing w:line="259" w:lineRule="auto"/>
              <w:jc w:val="center"/>
              <w:rPr>
                <w:rFonts w:ascii="Calibri" w:eastAsia="Calibri" w:hAnsi="Calibri" w:cs="Calibri"/>
                <w:color w:val="000000" w:themeColor="text1"/>
                <w:sz w:val="20"/>
                <w:szCs w:val="20"/>
              </w:rPr>
            </w:pPr>
            <w:r w:rsidRPr="32833FC3">
              <w:rPr>
                <w:rFonts w:ascii="Calibri" w:eastAsia="Calibri" w:hAnsi="Calibri" w:cs="Calibri"/>
                <w:b/>
                <w:bCs/>
                <w:color w:val="000000" w:themeColor="text1"/>
                <w:sz w:val="20"/>
                <w:szCs w:val="20"/>
              </w:rPr>
              <w:t>COPIA NO CONTROLADA CUANDO ESTÁ IMPRESA Y ORIGINAL</w:t>
            </w:r>
          </w:p>
        </w:tc>
      </w:tr>
    </w:tbl>
    <w:p w14:paraId="781FEA30" w14:textId="22B684F9" w:rsidR="32833FC3" w:rsidRDefault="32833FC3" w:rsidP="32833FC3">
      <w:pPr>
        <w:pStyle w:val="Prrafodelista"/>
        <w:rPr>
          <w:b/>
          <w:bCs/>
        </w:rPr>
      </w:pPr>
    </w:p>
    <w:p w14:paraId="42321CFB" w14:textId="2237D52C" w:rsidR="00BA5322" w:rsidRPr="00E033DE" w:rsidRDefault="00BA5322" w:rsidP="000C1B70">
      <w:pPr>
        <w:pStyle w:val="Prrafodelista"/>
        <w:numPr>
          <w:ilvl w:val="0"/>
          <w:numId w:val="27"/>
        </w:numPr>
        <w:rPr>
          <w:b/>
          <w:bCs/>
        </w:rPr>
      </w:pPr>
      <w:bookmarkStart w:id="16" w:name="_Hlk154478437"/>
      <w:bookmarkStart w:id="17" w:name="_Hlk154478418"/>
      <w:r w:rsidRPr="00E033DE">
        <w:rPr>
          <w:b/>
          <w:bCs/>
        </w:rPr>
        <w:t>OBJETIVO</w:t>
      </w:r>
    </w:p>
    <w:bookmarkEnd w:id="16"/>
    <w:p w14:paraId="546305A2" w14:textId="7C8CC232" w:rsidR="0002364C" w:rsidRDefault="001D35FA" w:rsidP="00965187">
      <w:pPr>
        <w:jc w:val="both"/>
      </w:pPr>
      <w:r w:rsidRPr="32833FC3">
        <w:t>El presente procedimiento tiene por objetivo e</w:t>
      </w:r>
      <w:r w:rsidR="009643CA" w:rsidRPr="32833FC3">
        <w:t>stablecer y estandarizar un proceso integral de inducción</w:t>
      </w:r>
      <w:r w:rsidR="00D6159C" w:rsidRPr="32833FC3">
        <w:t xml:space="preserve"> </w:t>
      </w:r>
      <w:r w:rsidR="009643CA" w:rsidRPr="32833FC3">
        <w:t xml:space="preserve">con el fin de facilitar una incorporación efectiva, </w:t>
      </w:r>
      <w:r w:rsidR="00F27464" w:rsidRPr="32833FC3">
        <w:t>apoyar en l</w:t>
      </w:r>
      <w:r w:rsidR="00F8585A" w:rsidRPr="32833FC3">
        <w:t>os procesos de</w:t>
      </w:r>
      <w:r w:rsidR="009643CA" w:rsidRPr="32833FC3">
        <w:t xml:space="preserve"> adaptación y fortalecer el compromiso de las personas</w:t>
      </w:r>
      <w:r w:rsidR="00D964BF" w:rsidRPr="32833FC3">
        <w:t xml:space="preserve"> con la institución</w:t>
      </w:r>
      <w:r w:rsidR="009643CA" w:rsidRPr="32833FC3">
        <w:t xml:space="preserve">. </w:t>
      </w:r>
      <w:r w:rsidR="00BE5BE9" w:rsidRPr="32833FC3">
        <w:t xml:space="preserve">El proceso se sustenta en un acompañamiento planificado y la entrega de herramientas específicas, con el propósito de que </w:t>
      </w:r>
      <w:r w:rsidR="00C10A8B" w:rsidRPr="32833FC3">
        <w:t>los funcionarios/as</w:t>
      </w:r>
      <w:r w:rsidR="00BE5BE9" w:rsidRPr="32833FC3">
        <w:t xml:space="preserve"> internalicen el quehacer institucional y alineen sus competencias con los objetivos estratégicos del FOSIS</w:t>
      </w:r>
      <w:r w:rsidR="009643CA" w:rsidRPr="32833FC3">
        <w:t>, optimizando así su desempeño, fomentando su permanencia y contribuyendo a una cultura organizacional sólida y cohesionada.</w:t>
      </w:r>
    </w:p>
    <w:p w14:paraId="5B04426B" w14:textId="0E55C21A" w:rsidR="00BA5322" w:rsidRPr="00965187" w:rsidRDefault="00BA5322" w:rsidP="000C1B70">
      <w:pPr>
        <w:pStyle w:val="Prrafodelista"/>
        <w:numPr>
          <w:ilvl w:val="0"/>
          <w:numId w:val="30"/>
        </w:numPr>
        <w:jc w:val="both"/>
        <w:rPr>
          <w:b/>
          <w:bCs/>
        </w:rPr>
      </w:pPr>
      <w:r w:rsidRPr="00965187">
        <w:rPr>
          <w:b/>
          <w:bCs/>
        </w:rPr>
        <w:t>ALCANCE</w:t>
      </w:r>
    </w:p>
    <w:p w14:paraId="712B57DC" w14:textId="50163298" w:rsidR="004F57E5" w:rsidRPr="004F57E5" w:rsidRDefault="004F57E5" w:rsidP="004F57E5">
      <w:pPr>
        <w:jc w:val="both"/>
      </w:pPr>
      <w:r w:rsidRPr="32833FC3">
        <w:t xml:space="preserve">El presente procedimiento aplica a nivel nacional </w:t>
      </w:r>
      <w:r w:rsidR="00151370" w:rsidRPr="32833FC3">
        <w:t>abarcando a todas</w:t>
      </w:r>
      <w:r w:rsidRPr="32833FC3">
        <w:t xml:space="preserve"> Direcciones Regionales </w:t>
      </w:r>
      <w:r w:rsidR="00151370" w:rsidRPr="32833FC3">
        <w:t xml:space="preserve">y el Nivel Central </w:t>
      </w:r>
      <w:r w:rsidRPr="32833FC3">
        <w:t>del FOSIS</w:t>
      </w:r>
      <w:r w:rsidR="00151370" w:rsidRPr="32833FC3">
        <w:t>.</w:t>
      </w:r>
      <w:r w:rsidRPr="32833FC3">
        <w:t xml:space="preserve"> </w:t>
      </w:r>
      <w:r w:rsidR="00151370" w:rsidRPr="32833FC3">
        <w:t>D</w:t>
      </w:r>
      <w:r w:rsidRPr="32833FC3">
        <w:t xml:space="preserve">ebe implementarse con ocasión de todo proceso de </w:t>
      </w:r>
      <w:r w:rsidR="00151370" w:rsidRPr="32833FC3">
        <w:t>selección</w:t>
      </w:r>
      <w:r w:rsidRPr="32833FC3">
        <w:t xml:space="preserve">, </w:t>
      </w:r>
      <w:r w:rsidR="00151370" w:rsidRPr="32833FC3">
        <w:t>ausencia prolongada (</w:t>
      </w:r>
      <w:r w:rsidRPr="32833FC3">
        <w:t>reinducción</w:t>
      </w:r>
      <w:r w:rsidR="00151370" w:rsidRPr="32833FC3">
        <w:t>)</w:t>
      </w:r>
      <w:r w:rsidRPr="32833FC3">
        <w:t xml:space="preserve"> y movilidad interna</w:t>
      </w:r>
      <w:r w:rsidR="00151370" w:rsidRPr="32833FC3">
        <w:t xml:space="preserve"> (horizontal o vertical)</w:t>
      </w:r>
      <w:r w:rsidR="00A17620" w:rsidRPr="32833FC3">
        <w:t xml:space="preserve">, siendo de carácter obligatorio para todas las personas </w:t>
      </w:r>
      <w:r w:rsidRPr="32833FC3">
        <w:t>con independencia de su modalidad contractual.</w:t>
      </w:r>
    </w:p>
    <w:p w14:paraId="0C30F9EB" w14:textId="5BC15458" w:rsidR="004F57E5" w:rsidRPr="004F57E5" w:rsidRDefault="004F57E5" w:rsidP="004F57E5">
      <w:pPr>
        <w:jc w:val="both"/>
      </w:pPr>
      <w:r w:rsidRPr="32833FC3">
        <w:t xml:space="preserve">Su implementación se regirá por el principio de no discriminación arbitraria, garantizando la plena inclusión y </w:t>
      </w:r>
      <w:r w:rsidR="00E6508A" w:rsidRPr="32833FC3">
        <w:t>eliminando</w:t>
      </w:r>
      <w:r w:rsidRPr="32833FC3">
        <w:t xml:space="preserve"> cualquier forma de exclusión o preferencia basada en raza, color, sexo, edad, estado civil, afiliación sindical, religión, opinión política, origen nacional o social, o cualquier otra condición análoga.</w:t>
      </w:r>
    </w:p>
    <w:p w14:paraId="6D22989B" w14:textId="7D03BC04" w:rsidR="004F57E5" w:rsidRDefault="189E58A5" w:rsidP="00E033DE">
      <w:pPr>
        <w:jc w:val="both"/>
      </w:pPr>
      <w:r>
        <w:t xml:space="preserve">Asimismo, </w:t>
      </w:r>
      <w:r w:rsidR="6CC913D1">
        <w:t xml:space="preserve">Este procedimiento incluye dentro de su alcance las temáticas normativas sobre </w:t>
      </w:r>
      <w:r w:rsidR="6CC913D1" w:rsidRPr="0FFC175A">
        <w:rPr>
          <w:b/>
          <w:bCs/>
        </w:rPr>
        <w:t xml:space="preserve">Seguridad de la Información </w:t>
      </w:r>
      <w:r w:rsidR="3D391BB2" w:rsidRPr="0FFC175A">
        <w:rPr>
          <w:b/>
          <w:bCs/>
        </w:rPr>
        <w:t>e Información sobre Riesgos Laborales.</w:t>
      </w:r>
    </w:p>
    <w:p w14:paraId="426AF8C5" w14:textId="586B6BC3" w:rsidR="00B97A8C" w:rsidRPr="00E84442" w:rsidRDefault="00B97A8C" w:rsidP="000C1B70">
      <w:pPr>
        <w:pStyle w:val="Prrafodelista"/>
        <w:numPr>
          <w:ilvl w:val="0"/>
          <w:numId w:val="31"/>
        </w:numPr>
        <w:jc w:val="both"/>
        <w:rPr>
          <w:b/>
          <w:bCs/>
        </w:rPr>
      </w:pPr>
      <w:r w:rsidRPr="00B97A8C">
        <w:rPr>
          <w:b/>
          <w:bCs/>
        </w:rPr>
        <w:t xml:space="preserve">DOCUMENTOS DE REFERENCIA </w:t>
      </w:r>
    </w:p>
    <w:p w14:paraId="591DD6DF" w14:textId="043CC0AB" w:rsidR="00C73F98" w:rsidRPr="00384B60" w:rsidRDefault="003D6BFE" w:rsidP="000C1B70">
      <w:pPr>
        <w:pStyle w:val="NormalWeb"/>
        <w:numPr>
          <w:ilvl w:val="0"/>
          <w:numId w:val="36"/>
        </w:numPr>
        <w:jc w:val="both"/>
        <w:rPr>
          <w:rFonts w:asciiTheme="minorHAnsi" w:hAnsiTheme="minorHAnsi" w:cstheme="minorBidi"/>
          <w:sz w:val="22"/>
          <w:szCs w:val="22"/>
        </w:rPr>
      </w:pPr>
      <w:r w:rsidRPr="32833FC3">
        <w:rPr>
          <w:rFonts w:asciiTheme="minorHAnsi" w:hAnsiTheme="minorHAnsi" w:cstheme="minorBidi"/>
          <w:sz w:val="22"/>
          <w:szCs w:val="22"/>
        </w:rPr>
        <w:t>Ley N°</w:t>
      </w:r>
      <w:r w:rsidR="00C73F98" w:rsidRPr="32833FC3">
        <w:rPr>
          <w:rFonts w:asciiTheme="minorHAnsi" w:hAnsiTheme="minorHAnsi" w:cstheme="minorBidi"/>
          <w:sz w:val="22"/>
          <w:szCs w:val="22"/>
        </w:rPr>
        <w:t xml:space="preserve"> 16.744, Ley de Accidentes del Trabajo y Enfermedades Profesionales.</w:t>
      </w:r>
    </w:p>
    <w:p w14:paraId="68C909AB" w14:textId="5A45AE46" w:rsidR="003D6BFE" w:rsidRDefault="00C73F98" w:rsidP="000C1B70">
      <w:pPr>
        <w:pStyle w:val="NormalWeb"/>
        <w:numPr>
          <w:ilvl w:val="0"/>
          <w:numId w:val="36"/>
        </w:numPr>
        <w:jc w:val="both"/>
        <w:rPr>
          <w:rFonts w:asciiTheme="minorHAnsi" w:hAnsiTheme="minorHAnsi" w:cstheme="minorBidi"/>
          <w:sz w:val="22"/>
          <w:szCs w:val="22"/>
        </w:rPr>
      </w:pPr>
      <w:r w:rsidRPr="32833FC3">
        <w:rPr>
          <w:rFonts w:asciiTheme="minorHAnsi" w:hAnsiTheme="minorHAnsi" w:cstheme="minorBidi"/>
          <w:sz w:val="22"/>
          <w:szCs w:val="22"/>
        </w:rPr>
        <w:t xml:space="preserve">Decreto Supremo </w:t>
      </w:r>
      <w:proofErr w:type="spellStart"/>
      <w:r w:rsidRPr="32833FC3">
        <w:rPr>
          <w:rFonts w:asciiTheme="minorHAnsi" w:hAnsiTheme="minorHAnsi" w:cstheme="minorBidi"/>
          <w:sz w:val="22"/>
          <w:szCs w:val="22"/>
        </w:rPr>
        <w:t>Nº</w:t>
      </w:r>
      <w:proofErr w:type="spellEnd"/>
      <w:r w:rsidRPr="32833FC3">
        <w:rPr>
          <w:rFonts w:asciiTheme="minorHAnsi" w:hAnsiTheme="minorHAnsi" w:cstheme="minorBidi"/>
          <w:sz w:val="22"/>
          <w:szCs w:val="22"/>
        </w:rPr>
        <w:t xml:space="preserve"> 40, Reglamento sobre Prevención de Riesgos Profesionales.</w:t>
      </w:r>
    </w:p>
    <w:p w14:paraId="75A3C472" w14:textId="13CB95C1" w:rsidR="003D6BFE" w:rsidRDefault="003D6BFE" w:rsidP="000C1B70">
      <w:pPr>
        <w:pStyle w:val="NormalWeb"/>
        <w:numPr>
          <w:ilvl w:val="0"/>
          <w:numId w:val="36"/>
        </w:numPr>
        <w:jc w:val="both"/>
        <w:rPr>
          <w:rFonts w:asciiTheme="minorHAnsi" w:hAnsiTheme="minorHAnsi" w:cstheme="minorBidi"/>
          <w:sz w:val="22"/>
          <w:szCs w:val="22"/>
        </w:rPr>
      </w:pPr>
      <w:r w:rsidRPr="32833FC3">
        <w:rPr>
          <w:rFonts w:asciiTheme="minorHAnsi" w:hAnsiTheme="minorHAnsi" w:cstheme="minorBidi"/>
          <w:sz w:val="22"/>
          <w:szCs w:val="22"/>
        </w:rPr>
        <w:t>Ley N°</w:t>
      </w:r>
      <w:r w:rsidR="00C73F98" w:rsidRPr="32833FC3">
        <w:rPr>
          <w:rFonts w:asciiTheme="minorHAnsi" w:hAnsiTheme="minorHAnsi" w:cstheme="minorBidi"/>
          <w:sz w:val="22"/>
          <w:szCs w:val="22"/>
        </w:rPr>
        <w:t xml:space="preserve"> 18.834, Estatuto Administrativo.</w:t>
      </w:r>
    </w:p>
    <w:p w14:paraId="3B54FE97" w14:textId="15A6A853" w:rsidR="003D6BFE" w:rsidRDefault="00C73F98" w:rsidP="000C1B70">
      <w:pPr>
        <w:pStyle w:val="NormalWeb"/>
        <w:numPr>
          <w:ilvl w:val="0"/>
          <w:numId w:val="36"/>
        </w:numPr>
        <w:jc w:val="both"/>
        <w:rPr>
          <w:rFonts w:asciiTheme="minorHAnsi" w:hAnsiTheme="minorHAnsi" w:cstheme="minorBidi"/>
          <w:sz w:val="22"/>
          <w:szCs w:val="22"/>
        </w:rPr>
      </w:pPr>
      <w:r w:rsidRPr="32833FC3">
        <w:rPr>
          <w:rFonts w:asciiTheme="minorHAnsi" w:hAnsiTheme="minorHAnsi" w:cstheme="minorBidi"/>
          <w:sz w:val="22"/>
          <w:szCs w:val="22"/>
        </w:rPr>
        <w:t>Ley N</w:t>
      </w:r>
      <w:r w:rsidR="003D6BFE" w:rsidRPr="32833FC3">
        <w:rPr>
          <w:rFonts w:asciiTheme="minorHAnsi" w:hAnsiTheme="minorHAnsi" w:cstheme="minorBidi"/>
          <w:sz w:val="22"/>
          <w:szCs w:val="22"/>
        </w:rPr>
        <w:t>°</w:t>
      </w:r>
      <w:r w:rsidRPr="32833FC3">
        <w:rPr>
          <w:rFonts w:asciiTheme="minorHAnsi" w:hAnsiTheme="minorHAnsi" w:cstheme="minorBidi"/>
          <w:sz w:val="22"/>
          <w:szCs w:val="22"/>
        </w:rPr>
        <w:t xml:space="preserve"> 19.882, que regula nueva política de personal a los funcionarios del Estado.</w:t>
      </w:r>
    </w:p>
    <w:p w14:paraId="3D03E3CD" w14:textId="77777777" w:rsidR="003D6BFE" w:rsidRDefault="003D6BFE" w:rsidP="000C1B70">
      <w:pPr>
        <w:pStyle w:val="NormalWeb"/>
        <w:numPr>
          <w:ilvl w:val="0"/>
          <w:numId w:val="36"/>
        </w:numPr>
        <w:jc w:val="both"/>
        <w:rPr>
          <w:rFonts w:asciiTheme="minorHAnsi" w:hAnsiTheme="minorHAnsi" w:cstheme="minorBidi"/>
          <w:sz w:val="22"/>
          <w:szCs w:val="22"/>
        </w:rPr>
      </w:pPr>
      <w:r w:rsidRPr="32833FC3">
        <w:rPr>
          <w:rFonts w:asciiTheme="minorHAnsi" w:hAnsiTheme="minorHAnsi" w:cstheme="minorBidi"/>
          <w:sz w:val="22"/>
          <w:szCs w:val="22"/>
        </w:rPr>
        <w:t xml:space="preserve">Ley N° 20.422 </w:t>
      </w:r>
    </w:p>
    <w:p w14:paraId="2A231C50" w14:textId="265C2947" w:rsidR="003D6BFE" w:rsidRDefault="00C73F98" w:rsidP="000C1B70">
      <w:pPr>
        <w:pStyle w:val="NormalWeb"/>
        <w:numPr>
          <w:ilvl w:val="0"/>
          <w:numId w:val="36"/>
        </w:numPr>
        <w:jc w:val="both"/>
        <w:rPr>
          <w:rFonts w:asciiTheme="minorHAnsi" w:hAnsiTheme="minorHAnsi" w:cstheme="minorBidi"/>
          <w:sz w:val="22"/>
          <w:szCs w:val="22"/>
        </w:rPr>
      </w:pPr>
      <w:r w:rsidRPr="32833FC3">
        <w:rPr>
          <w:rFonts w:asciiTheme="minorHAnsi" w:hAnsiTheme="minorHAnsi" w:cstheme="minorBidi"/>
          <w:sz w:val="22"/>
          <w:szCs w:val="22"/>
        </w:rPr>
        <w:t>Instructivo Presidencial N° 001 de Buenas Prácticas Laborales en Desarrollo de Personas en el Estado (26 de enero de 2015).</w:t>
      </w:r>
    </w:p>
    <w:p w14:paraId="2001E741" w14:textId="5E639303" w:rsidR="003D6BFE" w:rsidRDefault="3158115B" w:rsidP="000C1B70">
      <w:pPr>
        <w:pStyle w:val="NormalWeb"/>
        <w:numPr>
          <w:ilvl w:val="0"/>
          <w:numId w:val="36"/>
        </w:numPr>
        <w:jc w:val="both"/>
        <w:rPr>
          <w:rFonts w:asciiTheme="minorHAnsi" w:hAnsiTheme="minorHAnsi" w:cstheme="minorBidi"/>
          <w:sz w:val="22"/>
          <w:szCs w:val="22"/>
        </w:rPr>
      </w:pPr>
      <w:proofErr w:type="gramStart"/>
      <w:r w:rsidRPr="09B018C3">
        <w:rPr>
          <w:rFonts w:asciiTheme="minorHAnsi" w:hAnsiTheme="minorHAnsi" w:cstheme="minorBidi"/>
          <w:sz w:val="22"/>
          <w:szCs w:val="22"/>
        </w:rPr>
        <w:t>Ley</w:t>
      </w:r>
      <w:r w:rsidR="3F0D1B4D" w:rsidRPr="09B018C3">
        <w:rPr>
          <w:rFonts w:asciiTheme="minorHAnsi" w:hAnsiTheme="minorHAnsi" w:cstheme="minorBidi"/>
          <w:sz w:val="22"/>
          <w:szCs w:val="22"/>
        </w:rPr>
        <w:t xml:space="preserve"> </w:t>
      </w:r>
      <w:r w:rsidR="29527E65" w:rsidRPr="09B018C3">
        <w:rPr>
          <w:rFonts w:asciiTheme="minorHAnsi" w:hAnsiTheme="minorHAnsi" w:cstheme="minorBidi"/>
          <w:sz w:val="22"/>
          <w:szCs w:val="22"/>
        </w:rPr>
        <w:t>N.º</w:t>
      </w:r>
      <w:proofErr w:type="gramEnd"/>
      <w:r w:rsidRPr="09B018C3">
        <w:rPr>
          <w:rFonts w:asciiTheme="minorHAnsi" w:hAnsiTheme="minorHAnsi" w:cstheme="minorBidi"/>
          <w:sz w:val="22"/>
          <w:szCs w:val="22"/>
        </w:rPr>
        <w:t xml:space="preserve"> 21.015, que incentiva la inclusión de personas con discapacidad al mundo laboral.</w:t>
      </w:r>
    </w:p>
    <w:p w14:paraId="04117951" w14:textId="0824BC4E" w:rsidR="003D6BFE" w:rsidRDefault="00C73F98" w:rsidP="000C1B70">
      <w:pPr>
        <w:pStyle w:val="NormalWeb"/>
        <w:numPr>
          <w:ilvl w:val="0"/>
          <w:numId w:val="36"/>
        </w:numPr>
        <w:jc w:val="both"/>
        <w:rPr>
          <w:rFonts w:asciiTheme="minorHAnsi" w:hAnsiTheme="minorHAnsi" w:cstheme="minorBidi"/>
          <w:sz w:val="22"/>
          <w:szCs w:val="22"/>
        </w:rPr>
      </w:pPr>
      <w:r w:rsidRPr="30C16CFF">
        <w:rPr>
          <w:rFonts w:asciiTheme="minorHAnsi" w:hAnsiTheme="minorHAnsi" w:cstheme="minorBidi"/>
          <w:sz w:val="22"/>
          <w:szCs w:val="22"/>
        </w:rPr>
        <w:lastRenderedPageBreak/>
        <w:t xml:space="preserve">Resolución N° 1 de </w:t>
      </w:r>
      <w:r w:rsidR="6841B8A6" w:rsidRPr="30C16CFF">
        <w:rPr>
          <w:rFonts w:asciiTheme="minorHAnsi" w:hAnsiTheme="minorHAnsi" w:cstheme="minorBidi"/>
          <w:sz w:val="22"/>
          <w:szCs w:val="22"/>
        </w:rPr>
        <w:t>noviembre</w:t>
      </w:r>
      <w:r w:rsidRPr="30C16CFF">
        <w:rPr>
          <w:rFonts w:asciiTheme="minorHAnsi" w:hAnsiTheme="minorHAnsi" w:cstheme="minorBidi"/>
          <w:sz w:val="22"/>
          <w:szCs w:val="22"/>
        </w:rPr>
        <w:t xml:space="preserve"> de 2017 de la Dirección Nacional del Servicio Civil, que aprueba normas de aplicación general en materias de gestión y desarrollo de personas.</w:t>
      </w:r>
    </w:p>
    <w:p w14:paraId="2D67BD97" w14:textId="2560383C" w:rsidR="003D6BFE" w:rsidRDefault="00C73F98" w:rsidP="000C1B70">
      <w:pPr>
        <w:pStyle w:val="NormalWeb"/>
        <w:numPr>
          <w:ilvl w:val="0"/>
          <w:numId w:val="36"/>
        </w:numPr>
        <w:jc w:val="both"/>
        <w:rPr>
          <w:rFonts w:asciiTheme="minorHAnsi" w:hAnsiTheme="minorHAnsi" w:cstheme="minorBidi"/>
          <w:sz w:val="22"/>
          <w:szCs w:val="22"/>
        </w:rPr>
      </w:pPr>
      <w:proofErr w:type="spellStart"/>
      <w:r w:rsidRPr="32833FC3">
        <w:rPr>
          <w:rFonts w:asciiTheme="minorHAnsi" w:hAnsiTheme="minorHAnsi" w:cstheme="minorBidi"/>
          <w:sz w:val="22"/>
          <w:szCs w:val="22"/>
        </w:rPr>
        <w:t>NCh</w:t>
      </w:r>
      <w:proofErr w:type="spellEnd"/>
      <w:r w:rsidRPr="32833FC3">
        <w:rPr>
          <w:rFonts w:asciiTheme="minorHAnsi" w:hAnsiTheme="minorHAnsi" w:cstheme="minorBidi"/>
          <w:sz w:val="22"/>
          <w:szCs w:val="22"/>
        </w:rPr>
        <w:t xml:space="preserve"> ISO 27.001:2013 Tecnología de la información – Técnicas de seguridad – Sistemas de gestión de la seguridad de la información – Requisitos.</w:t>
      </w:r>
    </w:p>
    <w:p w14:paraId="7FE1274A" w14:textId="0E6CD7D7" w:rsidR="003D6BFE" w:rsidRDefault="00C73F98" w:rsidP="000C1B70">
      <w:pPr>
        <w:pStyle w:val="NormalWeb"/>
        <w:numPr>
          <w:ilvl w:val="0"/>
          <w:numId w:val="36"/>
        </w:numPr>
        <w:jc w:val="both"/>
        <w:rPr>
          <w:rFonts w:asciiTheme="minorHAnsi" w:hAnsiTheme="minorHAnsi" w:cstheme="minorBidi"/>
          <w:sz w:val="22"/>
          <w:szCs w:val="22"/>
        </w:rPr>
      </w:pPr>
      <w:r w:rsidRPr="32833FC3">
        <w:rPr>
          <w:rStyle w:val="Textoennegrita"/>
          <w:rFonts w:asciiTheme="minorHAnsi" w:hAnsiTheme="minorHAnsi" w:cstheme="minorBidi"/>
          <w:b w:val="0"/>
          <w:bCs w:val="0"/>
          <w:sz w:val="22"/>
          <w:szCs w:val="22"/>
        </w:rPr>
        <w:t>Orientaciones para el diseño e implementación de programas de Inducción</w:t>
      </w:r>
      <w:r w:rsidRPr="32833FC3">
        <w:rPr>
          <w:rFonts w:asciiTheme="minorHAnsi" w:hAnsiTheme="minorHAnsi" w:cstheme="minorBidi"/>
          <w:b/>
          <w:bCs/>
          <w:sz w:val="22"/>
          <w:szCs w:val="22"/>
        </w:rPr>
        <w:t xml:space="preserve"> –</w:t>
      </w:r>
      <w:r w:rsidRPr="32833FC3">
        <w:rPr>
          <w:rFonts w:asciiTheme="minorHAnsi" w:hAnsiTheme="minorHAnsi" w:cstheme="minorBidi"/>
          <w:sz w:val="22"/>
          <w:szCs w:val="22"/>
        </w:rPr>
        <w:t xml:space="preserve"> Servicio Civil (2018).</w:t>
      </w:r>
    </w:p>
    <w:p w14:paraId="6B8E5A8B" w14:textId="0B46060B" w:rsidR="03B48AE8" w:rsidRPr="00F85DCF" w:rsidRDefault="6142B630" w:rsidP="000C1B70">
      <w:pPr>
        <w:pStyle w:val="NormalWeb"/>
        <w:numPr>
          <w:ilvl w:val="0"/>
          <w:numId w:val="36"/>
        </w:numPr>
        <w:jc w:val="both"/>
        <w:rPr>
          <w:rFonts w:asciiTheme="minorHAnsi" w:hAnsiTheme="minorHAnsi" w:cstheme="minorBidi"/>
          <w:sz w:val="22"/>
          <w:szCs w:val="22"/>
        </w:rPr>
      </w:pPr>
      <w:r w:rsidRPr="0FFC175A">
        <w:rPr>
          <w:rStyle w:val="Textoennegrita"/>
          <w:rFonts w:asciiTheme="minorHAnsi" w:hAnsiTheme="minorHAnsi" w:cstheme="minorBidi"/>
          <w:b w:val="0"/>
          <w:bCs w:val="0"/>
          <w:sz w:val="22"/>
          <w:szCs w:val="22"/>
        </w:rPr>
        <w:t>Cumplimiento de Estándares en Programas de Inducción</w:t>
      </w:r>
      <w:r w:rsidRPr="0FFC175A">
        <w:rPr>
          <w:rFonts w:asciiTheme="minorHAnsi" w:hAnsiTheme="minorHAnsi" w:cstheme="minorBidi"/>
          <w:sz w:val="22"/>
          <w:szCs w:val="22"/>
        </w:rPr>
        <w:t xml:space="preserve"> – Servicio Civil</w:t>
      </w:r>
      <w:r w:rsidR="7F65044B" w:rsidRPr="0FFC175A">
        <w:rPr>
          <w:rFonts w:asciiTheme="minorHAnsi" w:hAnsiTheme="minorHAnsi" w:cstheme="minorBidi"/>
          <w:sz w:val="22"/>
          <w:szCs w:val="22"/>
        </w:rPr>
        <w:t>.</w:t>
      </w:r>
    </w:p>
    <w:p w14:paraId="025FAFCA" w14:textId="65C0C490" w:rsidR="0FFC175A" w:rsidRDefault="0FFC175A" w:rsidP="0FFC175A">
      <w:pPr>
        <w:pStyle w:val="NormalWeb"/>
        <w:ind w:left="1080"/>
        <w:jc w:val="both"/>
        <w:rPr>
          <w:rFonts w:asciiTheme="minorHAnsi" w:hAnsiTheme="minorHAnsi" w:cstheme="minorBidi"/>
          <w:sz w:val="22"/>
          <w:szCs w:val="22"/>
        </w:rPr>
      </w:pPr>
    </w:p>
    <w:p w14:paraId="1EB3B1F6" w14:textId="365220CB" w:rsidR="00AE698C" w:rsidRPr="00E84442" w:rsidRDefault="00AE698C" w:rsidP="000C1B70">
      <w:pPr>
        <w:pStyle w:val="Prrafodelista"/>
        <w:numPr>
          <w:ilvl w:val="0"/>
          <w:numId w:val="31"/>
        </w:numPr>
        <w:jc w:val="both"/>
        <w:rPr>
          <w:b/>
          <w:bCs/>
        </w:rPr>
      </w:pPr>
      <w:r w:rsidRPr="00B97A8C">
        <w:rPr>
          <w:b/>
          <w:bCs/>
        </w:rPr>
        <w:t>D</w:t>
      </w:r>
      <w:r>
        <w:rPr>
          <w:b/>
          <w:bCs/>
        </w:rPr>
        <w:t>EFINICIONES</w:t>
      </w:r>
      <w:r w:rsidRPr="00B97A8C">
        <w:rPr>
          <w:b/>
          <w:bCs/>
        </w:rPr>
        <w:t xml:space="preserve"> </w:t>
      </w:r>
    </w:p>
    <w:p w14:paraId="748CF586" w14:textId="672EFAAA" w:rsidR="00BD2DDB" w:rsidRPr="008D573D" w:rsidRDefault="003D6BFE" w:rsidP="5988FDC5">
      <w:pPr>
        <w:jc w:val="both"/>
      </w:pPr>
      <w:r w:rsidRPr="32833FC3">
        <w:rPr>
          <w:b/>
          <w:bCs/>
        </w:rPr>
        <w:t>Subdirección de Personas (SDP):</w:t>
      </w:r>
      <w:r w:rsidRPr="32833FC3">
        <w:t xml:space="preserve"> </w:t>
      </w:r>
      <w:r w:rsidR="00BC34F9" w:rsidRPr="32833FC3">
        <w:t>La SDP es uno de los 5 centros de responsabilidad del FOSIS Central</w:t>
      </w:r>
      <w:r w:rsidR="00AB245D" w:rsidRPr="32833FC3">
        <w:t xml:space="preserve">. Esta subdirección es responsable </w:t>
      </w:r>
      <w:r w:rsidR="26BA5F1A" w:rsidRPr="32833FC3">
        <w:t>de</w:t>
      </w:r>
      <w:r w:rsidR="00E222C8" w:rsidRPr="32833FC3">
        <w:t xml:space="preserve"> todos los procesos relativos </w:t>
      </w:r>
      <w:r w:rsidR="002B587A" w:rsidRPr="32833FC3">
        <w:t>a la</w:t>
      </w:r>
      <w:r w:rsidR="00AB245D" w:rsidRPr="32833FC3">
        <w:t xml:space="preserve"> gestión y desarrollo de personas</w:t>
      </w:r>
      <w:r w:rsidR="008D573D" w:rsidRPr="32833FC3">
        <w:t>.</w:t>
      </w:r>
    </w:p>
    <w:p w14:paraId="50F1BE11" w14:textId="0F18CF92" w:rsidR="00D21893" w:rsidRPr="00C8335F" w:rsidRDefault="46CEB35E" w:rsidP="5988FDC5">
      <w:pPr>
        <w:jc w:val="both"/>
      </w:pPr>
      <w:r w:rsidRPr="32833FC3">
        <w:rPr>
          <w:b/>
          <w:bCs/>
        </w:rPr>
        <w:t>Subdirección de Gestión de Programas (SGP):</w:t>
      </w:r>
      <w:r w:rsidRPr="32833FC3">
        <w:t xml:space="preserve"> </w:t>
      </w:r>
      <w:r w:rsidR="5E811490" w:rsidRPr="32833FC3">
        <w:t>La SGP es uno de los 5 centros de responsabilidad del FOSIS Central. Esta subdirección es responsable de conducir la gestión programática de la institución, asegurando la implementación de las políticas públicas institucionales. En</w:t>
      </w:r>
      <w:r w:rsidR="162E4774" w:rsidRPr="32833FC3">
        <w:t xml:space="preserve"> el proceso de inducción es responsable de realizar la inducción sobre seguridad de la información junto a la SAF.</w:t>
      </w:r>
    </w:p>
    <w:p w14:paraId="6FDF7C85" w14:textId="4AA01CA1" w:rsidR="00BD2DDB" w:rsidRPr="008D573D" w:rsidRDefault="412D0B81" w:rsidP="50AB71B7">
      <w:pPr>
        <w:jc w:val="both"/>
      </w:pPr>
      <w:r w:rsidRPr="32833FC3">
        <w:rPr>
          <w:b/>
          <w:bCs/>
        </w:rPr>
        <w:t>Subdirección de Administración y Finanzas (SAF):</w:t>
      </w:r>
      <w:r w:rsidRPr="32833FC3">
        <w:t xml:space="preserve"> La SAF es uno de los 5 centros de responsabilidad del FOSIS Central. </w:t>
      </w:r>
      <w:r w:rsidR="560DD8D1" w:rsidRPr="32833FC3">
        <w:t>Esta subdirección es responsable de gestionar los recursos presupuestarios, financieros, físicos, computacionales y documentales</w:t>
      </w:r>
      <w:r w:rsidR="0A8C1726" w:rsidRPr="32833FC3">
        <w:t xml:space="preserve"> del F</w:t>
      </w:r>
      <w:r w:rsidR="76D53C54" w:rsidRPr="32833FC3">
        <w:t>OSIS</w:t>
      </w:r>
      <w:r w:rsidR="560DD8D1" w:rsidRPr="32833FC3">
        <w:t>. En el proceso de inducción es responsable del área de Prevención de Riesgos y apoya en la inducción sobre seguridad de la informaci</w:t>
      </w:r>
      <w:r w:rsidR="2D713187" w:rsidRPr="32833FC3">
        <w:t>ón junto a la SGP.</w:t>
      </w:r>
    </w:p>
    <w:p w14:paraId="59D75C4D" w14:textId="2FD61F32" w:rsidR="00D21893" w:rsidRPr="00C8335F" w:rsidRDefault="4426D04A" w:rsidP="2FC91588">
      <w:pPr>
        <w:jc w:val="both"/>
      </w:pPr>
      <w:commentRangeStart w:id="18"/>
      <w:r w:rsidRPr="09B018C3">
        <w:rPr>
          <w:b/>
          <w:bCs/>
        </w:rPr>
        <w:t>Persona encargada de la tutoría:</w:t>
      </w:r>
      <w:r w:rsidR="1115BA03" w:rsidRPr="09B018C3">
        <w:rPr>
          <w:b/>
          <w:bCs/>
        </w:rPr>
        <w:t xml:space="preserve"> </w:t>
      </w:r>
      <w:r w:rsidR="1115BA03">
        <w:t>Persona designada por el jefe directo de</w:t>
      </w:r>
      <w:r w:rsidR="19874A34">
        <w:t>l nuevo funcionario/a</w:t>
      </w:r>
      <w:r w:rsidR="5955C222" w:rsidRPr="09B018C3">
        <w:rPr>
          <w:b/>
          <w:bCs/>
        </w:rPr>
        <w:t xml:space="preserve">. </w:t>
      </w:r>
      <w:r w:rsidR="5955C222">
        <w:t>Su rol es</w:t>
      </w:r>
      <w:r w:rsidR="7B91B8B0" w:rsidRPr="09B018C3">
        <w:rPr>
          <w:b/>
          <w:bCs/>
        </w:rPr>
        <w:t xml:space="preserve"> </w:t>
      </w:r>
      <w:r w:rsidR="7B91B8B0">
        <w:t>orientar y acompañar durante el proceso de adaptación del nuevo</w:t>
      </w:r>
      <w:r>
        <w:t xml:space="preserve"> </w:t>
      </w:r>
      <w:r w:rsidR="4D29440C">
        <w:t>funcionario/a</w:t>
      </w:r>
      <w:r>
        <w:t xml:space="preserve"> que ingresa</w:t>
      </w:r>
      <w:r w:rsidR="459E285F">
        <w:t xml:space="preserve"> al FOSIS</w:t>
      </w:r>
      <w:r w:rsidR="28AD2B56">
        <w:t xml:space="preserve">. Su objetivo es facilitar el proceso de integración </w:t>
      </w:r>
      <w:r>
        <w:t xml:space="preserve">tanto en aspectos estructurales como culturales </w:t>
      </w:r>
      <w:r w:rsidR="56E7C61E">
        <w:t>de la institución</w:t>
      </w:r>
      <w:r w:rsidR="1A12D58F">
        <w:t xml:space="preserve">. </w:t>
      </w:r>
      <w:r w:rsidR="7F3DB43B">
        <w:t>Esta persona actúa como facilitadora para la resolución de dudas y la adaptación efectiva durante el período inicial.</w:t>
      </w:r>
      <w:commentRangeEnd w:id="18"/>
      <w:r w:rsidR="00D21893">
        <w:rPr>
          <w:rStyle w:val="Refdecomentario"/>
          <w:sz w:val="22"/>
          <w:szCs w:val="22"/>
        </w:rPr>
        <w:commentReference w:id="18"/>
      </w:r>
      <w:r w:rsidR="6BE203A6">
        <w:t xml:space="preserve"> En caso de ser tutor en un proceso de reinducción, se sugiere acompañamiento durante un mes.</w:t>
      </w:r>
    </w:p>
    <w:p w14:paraId="23F01E72" w14:textId="70E973D4" w:rsidR="0011728F" w:rsidRPr="0091412D" w:rsidRDefault="009E6195" w:rsidP="009E6195">
      <w:pPr>
        <w:jc w:val="both"/>
      </w:pPr>
      <w:r w:rsidRPr="32833FC3">
        <w:rPr>
          <w:b/>
          <w:bCs/>
        </w:rPr>
        <w:t>Reinducción:</w:t>
      </w:r>
      <w:r w:rsidR="0091412D" w:rsidRPr="32833FC3">
        <w:t xml:space="preserve"> Proceso formal de actualización dirigido a funcionarios que se reincorporan a la institución después de una ausencia superior a seis (6) meses, independiente de su causal (licencias médicas, comisiones de servicio, permisos sin goce de remuneraciones u otras). Su objetivo específico es nivelar conocimientos sobre las modificaciones normativas, procedimentales, tecnológicas u organizacionales ocurridas durante su ausencia que </w:t>
      </w:r>
      <w:r w:rsidR="007578D4" w:rsidRPr="32833FC3">
        <w:t xml:space="preserve">puedan </w:t>
      </w:r>
      <w:r w:rsidR="0091412D" w:rsidRPr="32833FC3">
        <w:t>afect</w:t>
      </w:r>
      <w:r w:rsidR="007578D4" w:rsidRPr="32833FC3">
        <w:t>ar</w:t>
      </w:r>
      <w:r w:rsidR="0091412D" w:rsidRPr="32833FC3">
        <w:t xml:space="preserve"> directamente sus funciones</w:t>
      </w:r>
      <w:r w:rsidR="007578D4" w:rsidRPr="32833FC3">
        <w:t>.</w:t>
      </w:r>
    </w:p>
    <w:p w14:paraId="41234FD3" w14:textId="05F7EC9E" w:rsidR="0011728F" w:rsidRPr="00892772" w:rsidRDefault="009E6195" w:rsidP="0011728F">
      <w:pPr>
        <w:jc w:val="both"/>
      </w:pPr>
      <w:r w:rsidRPr="32833FC3">
        <w:rPr>
          <w:b/>
          <w:bCs/>
        </w:rPr>
        <w:t>Movilidad:</w:t>
      </w:r>
      <w:r w:rsidR="00892772" w:rsidRPr="32833FC3">
        <w:rPr>
          <w:b/>
          <w:bCs/>
        </w:rPr>
        <w:t xml:space="preserve"> </w:t>
      </w:r>
      <w:r w:rsidR="002B0FE9" w:rsidRPr="32833FC3">
        <w:t>Es parte de los mecanismos de promoción del FOSIS que permiten potenciar el desarrollo profesional de las personas que componen la institución. Puede darse de forma horizontal o vertical</w:t>
      </w:r>
      <w:r w:rsidR="005C3655" w:rsidRPr="32833FC3">
        <w:t xml:space="preserve">, </w:t>
      </w:r>
      <w:r w:rsidR="005C3655" w:rsidRPr="32833FC3">
        <w:lastRenderedPageBreak/>
        <w:t xml:space="preserve">es decir ocurre cuando una persona cambia de cargo, área, unidad de trabajo o </w:t>
      </w:r>
      <w:r w:rsidR="00E74D57" w:rsidRPr="32833FC3">
        <w:t>se traslada</w:t>
      </w:r>
      <w:r w:rsidR="005C3655" w:rsidRPr="32833FC3">
        <w:t xml:space="preserve"> otra oficina</w:t>
      </w:r>
      <w:r w:rsidR="00632CA1" w:rsidRPr="32833FC3">
        <w:t>.</w:t>
      </w:r>
    </w:p>
    <w:p w14:paraId="23F6BD2F" w14:textId="46EE3D61" w:rsidR="0011728F" w:rsidRPr="00EC5E57" w:rsidRDefault="0011728F" w:rsidP="00BB4B3B">
      <w:pPr>
        <w:jc w:val="both"/>
      </w:pPr>
      <w:r w:rsidRPr="56EE91B9">
        <w:rPr>
          <w:b/>
          <w:bCs/>
        </w:rPr>
        <w:t>Inducci</w:t>
      </w:r>
      <w:r w:rsidR="00BB4B3B" w:rsidRPr="56EE91B9">
        <w:rPr>
          <w:b/>
          <w:bCs/>
        </w:rPr>
        <w:t>ón Inmersiva:</w:t>
      </w:r>
      <w:r w:rsidR="00BB4B3B">
        <w:t xml:space="preserve"> Es </w:t>
      </w:r>
      <w:r w:rsidR="00FD7D3C">
        <w:t xml:space="preserve">una etapa formativa dirigida a </w:t>
      </w:r>
      <w:r w:rsidR="00ED75DD">
        <w:t>directivos/as</w:t>
      </w:r>
      <w:r w:rsidR="00C517AD">
        <w:t xml:space="preserve"> y</w:t>
      </w:r>
      <w:r w:rsidR="00FD7D3C">
        <w:t xml:space="preserve"> </w:t>
      </w:r>
      <w:r w:rsidR="0F695EE7">
        <w:t>jefaturas que ingresan</w:t>
      </w:r>
      <w:r w:rsidR="00BB4B3B">
        <w:t xml:space="preserve"> </w:t>
      </w:r>
      <w:r w:rsidR="4E161283">
        <w:t>a</w:t>
      </w:r>
      <w:r w:rsidR="00FD7D3C">
        <w:t xml:space="preserve"> la institución</w:t>
      </w:r>
      <w:r w:rsidR="3DF6DF46">
        <w:t xml:space="preserve">. Esta inducción además de transferir información tiene como objetivo principal </w:t>
      </w:r>
      <w:r w:rsidR="00BB4B3B">
        <w:t>sumergir a la persona en la cultura, los valores, los procesos y el propósito de la institución de una manera experiencial y participativa desde el primer día.</w:t>
      </w:r>
      <w:r w:rsidR="00EC5E57">
        <w:t xml:space="preserve"> </w:t>
      </w:r>
      <w:r w:rsidR="00BB4B3B">
        <w:t>A diferencia de una inducción tradicional, que suele ser pasiva (charlas, lecturas de manuales), la inducción inmersiva se caracteriza por ser activa, vivencial y centrada en la experiencia del nuevo funcionario.</w:t>
      </w:r>
    </w:p>
    <w:p w14:paraId="6F4C8738" w14:textId="27B6A2AE" w:rsidR="00EC5E57" w:rsidRPr="00EC5E57" w:rsidRDefault="00CB73AA" w:rsidP="00EC5E57">
      <w:pPr>
        <w:jc w:val="both"/>
      </w:pPr>
      <w:r w:rsidRPr="32833FC3">
        <w:rPr>
          <w:b/>
          <w:bCs/>
        </w:rPr>
        <w:t>Jefe Regional Gestión de Programas</w:t>
      </w:r>
      <w:r w:rsidR="00B766E5" w:rsidRPr="32833FC3">
        <w:rPr>
          <w:b/>
          <w:bCs/>
        </w:rPr>
        <w:t xml:space="preserve"> (</w:t>
      </w:r>
      <w:r w:rsidRPr="32833FC3">
        <w:rPr>
          <w:b/>
          <w:bCs/>
        </w:rPr>
        <w:t>DGP</w:t>
      </w:r>
      <w:r w:rsidR="00B766E5" w:rsidRPr="32833FC3">
        <w:rPr>
          <w:b/>
          <w:bCs/>
        </w:rPr>
        <w:t xml:space="preserve">): </w:t>
      </w:r>
      <w:r w:rsidR="00F4716A" w:rsidRPr="32833FC3">
        <w:t xml:space="preserve"> </w:t>
      </w:r>
      <w:r w:rsidR="00A01004" w:rsidRPr="32833FC3">
        <w:t xml:space="preserve">Jefatura regional responsable de la ejecución territorial de los programas del FOSIS. En el marco de los procesos de inducción, reinducción y movilidad interna, tiene la responsabilidad de coordinar el acompañamiento </w:t>
      </w:r>
      <w:r w:rsidR="000B1FE3" w:rsidRPr="32833FC3">
        <w:t xml:space="preserve">de la inducción inmersiva </w:t>
      </w:r>
      <w:r w:rsidR="00A40BC8" w:rsidRPr="32833FC3">
        <w:t>de las</w:t>
      </w:r>
      <w:r w:rsidR="00B574B3" w:rsidRPr="32833FC3">
        <w:t xml:space="preserve"> </w:t>
      </w:r>
      <w:r w:rsidR="00A01004" w:rsidRPr="32833FC3">
        <w:t xml:space="preserve">jefaturas </w:t>
      </w:r>
      <w:r w:rsidR="00840034" w:rsidRPr="32833FC3">
        <w:t>de primer y segundo nivel jerárquico que se incorporan al FOSIS.</w:t>
      </w:r>
      <w:r w:rsidR="00A01004" w:rsidRPr="32833FC3">
        <w:t xml:space="preserve"> Su rol consiste en proporcionar contexto sobre la implementación de los programas, facilitar el vínculo con usuarios, usuarias y comunidades, y asegurar una comprensión integral del quehacer institucional en el territorio.</w:t>
      </w:r>
    </w:p>
    <w:p w14:paraId="09EE9B88" w14:textId="55C1299F" w:rsidR="008472C5" w:rsidRPr="002D53C9" w:rsidRDefault="00646ED0" w:rsidP="00395CEC">
      <w:pPr>
        <w:jc w:val="both"/>
      </w:pPr>
      <w:r w:rsidRPr="32833FC3">
        <w:rPr>
          <w:b/>
          <w:bCs/>
        </w:rPr>
        <w:t>Carta de Bienvenida:</w:t>
      </w:r>
      <w:r w:rsidRPr="32833FC3">
        <w:t xml:space="preserve"> Documento oficial de carácter institucional que formaliza la bienvenida a las personas que se incorporan al FOSIS. </w:t>
      </w:r>
      <w:r w:rsidR="00872403" w:rsidRPr="32833FC3">
        <w:t xml:space="preserve"> En este documento se adjunta </w:t>
      </w:r>
      <w:r w:rsidRPr="32833FC3">
        <w:t xml:space="preserve">el Código de Ética, el Reglamento de Higiene y Seguridad y el glosario de siglas </w:t>
      </w:r>
      <w:r w:rsidR="008472C5" w:rsidRPr="32833FC3">
        <w:t>del FOSIS.</w:t>
      </w:r>
    </w:p>
    <w:p w14:paraId="35ECE4DA" w14:textId="211B1136" w:rsidR="008771E4" w:rsidRPr="008B3575" w:rsidRDefault="75FD121A" w:rsidP="008472C5">
      <w:pPr>
        <w:jc w:val="both"/>
      </w:pPr>
      <w:r w:rsidRPr="0FFC175A">
        <w:rPr>
          <w:b/>
          <w:bCs/>
        </w:rPr>
        <w:t>Información Sobre Riesgos Laborales (IRL)</w:t>
      </w:r>
      <w:r w:rsidR="1E1BBE65" w:rsidRPr="0FFC175A">
        <w:rPr>
          <w:b/>
          <w:bCs/>
        </w:rPr>
        <w:t>:</w:t>
      </w:r>
      <w:r w:rsidR="1E1BBE65">
        <w:t xml:space="preserve"> </w:t>
      </w:r>
      <w:r w:rsidR="6B460FD9">
        <w:t>Deber legal instituido en la Ley N° 16.744 y el Decreto Supremo N° 40, que establecen la responsabilidad de la institución de informar formalmente a toda persona que se incorpore acerca de los riesgos laborales inherentes a sus funciones, las medidas de prevención correspondientes y los procedimientos de trabajo seguro aplicables</w:t>
      </w:r>
      <w:r w:rsidR="060BED91">
        <w:t>.</w:t>
      </w:r>
    </w:p>
    <w:p w14:paraId="27141074" w14:textId="4B78982D" w:rsidR="00B16A1F" w:rsidRPr="00265E40" w:rsidRDefault="00B16A1F" w:rsidP="008B3575">
      <w:pPr>
        <w:jc w:val="both"/>
      </w:pPr>
      <w:r w:rsidRPr="32833FC3">
        <w:rPr>
          <w:b/>
          <w:bCs/>
        </w:rPr>
        <w:t>Perfil de cargo:</w:t>
      </w:r>
      <w:r w:rsidRPr="32833FC3">
        <w:t xml:space="preserve"> Documento formal que describe de manera estructurada y detallada las características, responsabilidades, requisitos y condiciones de un puesto de trabajo específico</w:t>
      </w:r>
      <w:r w:rsidR="00265E40" w:rsidRPr="32833FC3">
        <w:t>.</w:t>
      </w:r>
    </w:p>
    <w:p w14:paraId="14102702" w14:textId="2B1CC6C7" w:rsidR="007C4489" w:rsidRPr="00AD2C73" w:rsidRDefault="00A3434D" w:rsidP="007C4489">
      <w:pPr>
        <w:jc w:val="both"/>
      </w:pPr>
      <w:r w:rsidRPr="32833FC3">
        <w:rPr>
          <w:b/>
          <w:bCs/>
        </w:rPr>
        <w:t xml:space="preserve">Personas </w:t>
      </w:r>
      <w:r w:rsidR="00FB548B" w:rsidRPr="32833FC3">
        <w:rPr>
          <w:b/>
          <w:bCs/>
        </w:rPr>
        <w:t>con</w:t>
      </w:r>
      <w:r w:rsidRPr="32833FC3">
        <w:rPr>
          <w:b/>
          <w:bCs/>
        </w:rPr>
        <w:t xml:space="preserve"> discapacidad: </w:t>
      </w:r>
      <w:r w:rsidRPr="32833FC3">
        <w:t>Personas que, debido a condiciones de salud física, psíquica, intelectual, sensorial u otras, y a la interacción con barreras contextuales, actitudinales y ambientales, presentan restricciones para su participación plena y activa en la sociedad, según la Ley N° 20.422.</w:t>
      </w:r>
    </w:p>
    <w:p w14:paraId="3E65C9E1" w14:textId="09F3696B" w:rsidR="00A772C9" w:rsidRPr="00AD2C73" w:rsidRDefault="00A3434D" w:rsidP="00C60E44">
      <w:pPr>
        <w:jc w:val="both"/>
      </w:pPr>
      <w:r w:rsidRPr="32833FC3">
        <w:rPr>
          <w:b/>
          <w:bCs/>
        </w:rPr>
        <w:t>Ajustes razonables</w:t>
      </w:r>
      <w:r w:rsidRPr="32833FC3">
        <w:t>: Modificaciones o adaptaciones necesarias y adecuadas que no impongan una carga desproporcionada o indebida, para garantizar la igualdad de condiciones a personas en situación de discapacidad, conforme a la Ley N° 20.422 y la Ley N° 21.015.</w:t>
      </w:r>
    </w:p>
    <w:p w14:paraId="05B4420D" w14:textId="1DAAC888" w:rsidR="00A9161A" w:rsidRPr="00AD2C73" w:rsidRDefault="00B57186" w:rsidP="00084F98">
      <w:pPr>
        <w:jc w:val="both"/>
      </w:pPr>
      <w:r w:rsidRPr="32833FC3">
        <w:rPr>
          <w:b/>
          <w:bCs/>
        </w:rPr>
        <w:t>Centro de Documentación (CEDOC):</w:t>
      </w:r>
      <w:r w:rsidRPr="32833FC3">
        <w:t xml:space="preserve"> Espacio virtual de almacenamiento institucional del FOSIS, que permite el resguardo, organización y consulta de documentos.</w:t>
      </w:r>
    </w:p>
    <w:p w14:paraId="321A905C" w14:textId="4F5132FF" w:rsidR="00621BB4" w:rsidRPr="00AD2C73" w:rsidRDefault="00B57186" w:rsidP="00084F98">
      <w:pPr>
        <w:jc w:val="both"/>
      </w:pPr>
      <w:r w:rsidRPr="32833FC3">
        <w:rPr>
          <w:b/>
          <w:bCs/>
        </w:rPr>
        <w:t>Aula FOSIS</w:t>
      </w:r>
      <w:r w:rsidRPr="32833FC3">
        <w:t>: Portal de capacitación del FOSIS, a través del cual se imparten cursos e-learning y se registran las actividades formativas asociadas a</w:t>
      </w:r>
      <w:r w:rsidR="002664F1" w:rsidRPr="32833FC3">
        <w:t>l proceso de inducción.</w:t>
      </w:r>
    </w:p>
    <w:p w14:paraId="2F610034" w14:textId="77777777" w:rsidR="00621BB4" w:rsidRPr="00621BB4" w:rsidRDefault="00621BB4" w:rsidP="00621BB4">
      <w:pPr>
        <w:pStyle w:val="Prrafodelista"/>
        <w:jc w:val="both"/>
      </w:pPr>
    </w:p>
    <w:p w14:paraId="7DBB7320" w14:textId="74E9308A" w:rsidR="00274147" w:rsidRDefault="15128167" w:rsidP="000C1B70">
      <w:pPr>
        <w:pStyle w:val="Prrafodelista"/>
        <w:numPr>
          <w:ilvl w:val="0"/>
          <w:numId w:val="29"/>
        </w:numPr>
        <w:jc w:val="both"/>
        <w:rPr>
          <w:b/>
          <w:bCs/>
        </w:rPr>
      </w:pPr>
      <w:r w:rsidRPr="0FFC175A">
        <w:rPr>
          <w:b/>
          <w:bCs/>
        </w:rPr>
        <w:lastRenderedPageBreak/>
        <w:t xml:space="preserve"> ROLES Y RESPON</w:t>
      </w:r>
      <w:r w:rsidR="64E9B864" w:rsidRPr="0FFC175A">
        <w:rPr>
          <w:b/>
          <w:bCs/>
        </w:rPr>
        <w:t>S</w:t>
      </w:r>
      <w:r w:rsidRPr="0FFC175A">
        <w:rPr>
          <w:b/>
          <w:bCs/>
        </w:rPr>
        <w:t>ABILIDADES</w:t>
      </w:r>
    </w:p>
    <w:tbl>
      <w:tblPr>
        <w:tblStyle w:val="Tablaconcuadrcula"/>
        <w:tblW w:w="8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14"/>
        <w:gridCol w:w="4545"/>
      </w:tblGrid>
      <w:tr w:rsidR="00274147" w14:paraId="01C13A98" w14:textId="77777777" w:rsidTr="510A910A">
        <w:tc>
          <w:tcPr>
            <w:tcW w:w="4414" w:type="dxa"/>
          </w:tcPr>
          <w:p w14:paraId="77E0DF75" w14:textId="239B1281" w:rsidR="00274147" w:rsidRDefault="00274147" w:rsidP="00274147">
            <w:pPr>
              <w:jc w:val="both"/>
              <w:rPr>
                <w:b/>
                <w:bCs/>
              </w:rPr>
            </w:pPr>
            <w:r w:rsidRPr="32833FC3">
              <w:rPr>
                <w:b/>
                <w:bCs/>
              </w:rPr>
              <w:t>ROL</w:t>
            </w:r>
          </w:p>
        </w:tc>
        <w:tc>
          <w:tcPr>
            <w:tcW w:w="4545" w:type="dxa"/>
          </w:tcPr>
          <w:p w14:paraId="08E985DE" w14:textId="0F21B303" w:rsidR="00274147" w:rsidRDefault="00274147" w:rsidP="00274147">
            <w:pPr>
              <w:jc w:val="both"/>
              <w:rPr>
                <w:b/>
                <w:bCs/>
              </w:rPr>
            </w:pPr>
            <w:r w:rsidRPr="32833FC3">
              <w:rPr>
                <w:b/>
                <w:bCs/>
              </w:rPr>
              <w:t>RESPONSABILIDAD</w:t>
            </w:r>
          </w:p>
        </w:tc>
      </w:tr>
      <w:tr w:rsidR="00274147" w14:paraId="259FF8E5" w14:textId="77777777" w:rsidTr="510A910A">
        <w:tc>
          <w:tcPr>
            <w:tcW w:w="4414" w:type="dxa"/>
            <w:vAlign w:val="center"/>
          </w:tcPr>
          <w:p w14:paraId="6CF17B62" w14:textId="5AB56E95" w:rsidR="00274147" w:rsidRPr="000E1F3C" w:rsidRDefault="1D3C59AD" w:rsidP="510A910A">
            <w:pPr>
              <w:jc w:val="center"/>
            </w:pPr>
            <w:r>
              <w:t>Jefe Departamento Desarrollo Organizacional</w:t>
            </w:r>
          </w:p>
        </w:tc>
        <w:tc>
          <w:tcPr>
            <w:tcW w:w="4545" w:type="dxa"/>
          </w:tcPr>
          <w:p w14:paraId="131BC571" w14:textId="2123992F" w:rsidR="00512761" w:rsidRDefault="00CD7E8F" w:rsidP="00512761">
            <w:pPr>
              <w:jc w:val="both"/>
            </w:pPr>
            <w:r w:rsidRPr="32833FC3">
              <w:t xml:space="preserve">Responsable </w:t>
            </w:r>
            <w:r w:rsidR="004359CD" w:rsidRPr="32833FC3">
              <w:t>del proceso de inducción a nivel institucional.</w:t>
            </w:r>
            <w:r w:rsidR="00512761" w:rsidRPr="32833FC3">
              <w:t xml:space="preserve"> </w:t>
            </w:r>
            <w:r w:rsidR="00B8323E" w:rsidRPr="32833FC3">
              <w:t>Debe v</w:t>
            </w:r>
            <w:r w:rsidR="00512761" w:rsidRPr="32833FC3">
              <w:t>erificar que el proceso cumpla con los estándares establecidos proponiendo mejoras continuas.</w:t>
            </w:r>
          </w:p>
          <w:p w14:paraId="07175837" w14:textId="7ACAA619" w:rsidR="00274147" w:rsidRPr="00CD7E8F" w:rsidRDefault="00512761" w:rsidP="00512761">
            <w:pPr>
              <w:jc w:val="both"/>
            </w:pPr>
            <w:r w:rsidRPr="32833FC3">
              <w:t>Coordinar con los demás actores para asegurar la correcta ejecución de las etapas</w:t>
            </w:r>
            <w:r w:rsidR="00BD137E" w:rsidRPr="32833FC3">
              <w:t>.</w:t>
            </w:r>
          </w:p>
        </w:tc>
      </w:tr>
      <w:tr w:rsidR="00274147" w14:paraId="0F87BCA9" w14:textId="77777777" w:rsidTr="510A910A">
        <w:tc>
          <w:tcPr>
            <w:tcW w:w="4414" w:type="dxa"/>
            <w:vAlign w:val="center"/>
          </w:tcPr>
          <w:p w14:paraId="051C248A" w14:textId="2E416344" w:rsidR="00274147" w:rsidRPr="000E1F3C" w:rsidRDefault="0DA2DAEB" w:rsidP="510A910A">
            <w:pPr>
              <w:jc w:val="center"/>
            </w:pPr>
            <w:r>
              <w:t>Profesional de Desarrollo Organizacional</w:t>
            </w:r>
          </w:p>
        </w:tc>
        <w:tc>
          <w:tcPr>
            <w:tcW w:w="4545" w:type="dxa"/>
          </w:tcPr>
          <w:p w14:paraId="13B12DC1" w14:textId="77777777" w:rsidR="00274147" w:rsidRDefault="00981479" w:rsidP="00274147">
            <w:pPr>
              <w:jc w:val="both"/>
            </w:pPr>
            <w:r w:rsidRPr="32833FC3">
              <w:t>Profesional corresponsable de</w:t>
            </w:r>
            <w:r w:rsidR="008719B5" w:rsidRPr="32833FC3">
              <w:t xml:space="preserve"> coordinar y ejecutar el</w:t>
            </w:r>
            <w:r w:rsidRPr="32833FC3">
              <w:t xml:space="preserve"> proceso de inducción a nivel nacional.</w:t>
            </w:r>
          </w:p>
          <w:p w14:paraId="08A1A699" w14:textId="0A1389DC" w:rsidR="002E4463" w:rsidRDefault="0D9C1267" w:rsidP="002E4463">
            <w:pPr>
              <w:jc w:val="both"/>
            </w:pPr>
            <w:r>
              <w:t>Encargado/a de o</w:t>
            </w:r>
            <w:r w:rsidR="7E75058C">
              <w:t>rientar a las Direcciones Regionales en la aplicación del procedimiento de inducción.</w:t>
            </w:r>
          </w:p>
          <w:p w14:paraId="0DD2C08F" w14:textId="7733C834" w:rsidR="002E4463" w:rsidRDefault="043A31DE" w:rsidP="002E4463">
            <w:pPr>
              <w:jc w:val="both"/>
            </w:pPr>
            <w:r>
              <w:t>Responsable de coordinar y a</w:t>
            </w:r>
            <w:r w:rsidR="7E75058C">
              <w:t>plicar el proceso de inducción en FOSIS Central.</w:t>
            </w:r>
          </w:p>
          <w:p w14:paraId="3979A615" w14:textId="2781B678" w:rsidR="002E4463" w:rsidRDefault="16112128" w:rsidP="002E4463">
            <w:pPr>
              <w:jc w:val="both"/>
            </w:pPr>
            <w:r>
              <w:t>Encargado/a de g</w:t>
            </w:r>
            <w:r w:rsidR="7E75058C">
              <w:t>estionar el acceso a la plataforma Aula FOSIS</w:t>
            </w:r>
            <w:r w:rsidR="52A23215">
              <w:t xml:space="preserve"> a nivel nacional.</w:t>
            </w:r>
          </w:p>
          <w:p w14:paraId="0AE539FD" w14:textId="035D7030" w:rsidR="002E4463" w:rsidRDefault="06814518" w:rsidP="002E4463">
            <w:pPr>
              <w:jc w:val="both"/>
            </w:pPr>
            <w:r>
              <w:t>Responsable de c</w:t>
            </w:r>
            <w:r w:rsidR="7E75058C">
              <w:t>oordinar con el área de Prevención de Riesgos la charla de Informa</w:t>
            </w:r>
            <w:r w:rsidR="49C0F554">
              <w:t>ción sobre Riesgos Laborales</w:t>
            </w:r>
            <w:r w:rsidR="7E75058C">
              <w:t xml:space="preserve"> en el FOSIS Central.</w:t>
            </w:r>
          </w:p>
          <w:p w14:paraId="494AAC04" w14:textId="36590D82" w:rsidR="5744C8D4" w:rsidRDefault="5744C8D4" w:rsidP="4EBF8EEE">
            <w:pPr>
              <w:jc w:val="both"/>
            </w:pPr>
            <w:r>
              <w:t>Coordinar con la Unidad de Coordinación Estratégica (SGP) y el Departamento de Tecnologías de la Información (SAF) el envío mensual del listado de nuevos ingresos, para asegurar la programación de la charla sobre Transformación Digital y Seguridad de la Información.</w:t>
            </w:r>
          </w:p>
          <w:p w14:paraId="53146C85" w14:textId="7138B8CF" w:rsidR="002E4463" w:rsidRDefault="2521F2C9" w:rsidP="002E4463">
            <w:pPr>
              <w:jc w:val="both"/>
            </w:pPr>
            <w:r>
              <w:t>Responsable de coordinar la s</w:t>
            </w:r>
            <w:r w:rsidR="7E75058C">
              <w:t>ensibilización del equipo de trabajo en casos de ingresos de personas en situación de discapacidad</w:t>
            </w:r>
            <w:r w:rsidR="4B858718">
              <w:t xml:space="preserve"> en el Nivel Central</w:t>
            </w:r>
            <w:r w:rsidR="3C0FEA99">
              <w:t>.</w:t>
            </w:r>
          </w:p>
          <w:p w14:paraId="23B27037" w14:textId="05C38B8B" w:rsidR="002E4463" w:rsidRPr="008719B5" w:rsidRDefault="3C0FEA99" w:rsidP="00274147">
            <w:pPr>
              <w:jc w:val="both"/>
            </w:pPr>
            <w:r>
              <w:t xml:space="preserve">Responsable de coordinar y acompañar el proceso de inducción inmersiva </w:t>
            </w:r>
            <w:r w:rsidR="7E75058C">
              <w:t>en el FOSIS Central, coordinar inducción inmersiva.</w:t>
            </w:r>
          </w:p>
        </w:tc>
      </w:tr>
      <w:tr w:rsidR="00274147" w14:paraId="569B847D" w14:textId="77777777" w:rsidTr="510A910A">
        <w:trPr>
          <w:trHeight w:val="1395"/>
        </w:trPr>
        <w:tc>
          <w:tcPr>
            <w:tcW w:w="4414" w:type="dxa"/>
            <w:vAlign w:val="center"/>
          </w:tcPr>
          <w:p w14:paraId="655D483A" w14:textId="2ABDEF95" w:rsidR="00274147" w:rsidRPr="000E1F3C" w:rsidRDefault="0DA2DAEB" w:rsidP="510A910A">
            <w:pPr>
              <w:jc w:val="center"/>
            </w:pPr>
            <w:r>
              <w:t>Jefe Gestión de Personas</w:t>
            </w:r>
          </w:p>
        </w:tc>
        <w:tc>
          <w:tcPr>
            <w:tcW w:w="4545" w:type="dxa"/>
          </w:tcPr>
          <w:p w14:paraId="6BAFAC23" w14:textId="15698AA4" w:rsidR="00274147" w:rsidRDefault="4AED9D61" w:rsidP="6FFBC582">
            <w:pPr>
              <w:jc w:val="both"/>
            </w:pPr>
            <w:r w:rsidRPr="32833FC3">
              <w:t>Responsable de informar al Departamento de Desarrollo Organizacional sobre los nuevos ingresos a la institución del nivel central.</w:t>
            </w:r>
          </w:p>
          <w:p w14:paraId="46A8D90C" w14:textId="6A3D4A81" w:rsidR="00274147" w:rsidRDefault="52EFB9B6" w:rsidP="6FFBC582">
            <w:pPr>
              <w:jc w:val="both"/>
            </w:pPr>
            <w:r w:rsidRPr="32833FC3">
              <w:t>Responsable de la gestión administrativa sobre la nueva contratación.</w:t>
            </w:r>
          </w:p>
        </w:tc>
      </w:tr>
      <w:tr w:rsidR="1C8F8453" w14:paraId="73B492D6" w14:textId="77777777" w:rsidTr="510A910A">
        <w:trPr>
          <w:trHeight w:val="1695"/>
        </w:trPr>
        <w:tc>
          <w:tcPr>
            <w:tcW w:w="4414" w:type="dxa"/>
            <w:vAlign w:val="center"/>
          </w:tcPr>
          <w:p w14:paraId="76D8FA93" w14:textId="31F243E2" w:rsidR="1C8F8453" w:rsidRDefault="41E2BA2A" w:rsidP="510A910A">
            <w:pPr>
              <w:jc w:val="center"/>
            </w:pPr>
            <w:r>
              <w:lastRenderedPageBreak/>
              <w:t>Profesional de Gestión de Personas</w:t>
            </w:r>
          </w:p>
        </w:tc>
        <w:tc>
          <w:tcPr>
            <w:tcW w:w="4545" w:type="dxa"/>
          </w:tcPr>
          <w:p w14:paraId="746E565C" w14:textId="13A31865" w:rsidR="1C8F8453" w:rsidRDefault="5BEC4DB0" w:rsidP="6FFBC582">
            <w:pPr>
              <w:jc w:val="both"/>
              <w:rPr>
                <w:rFonts w:ascii="Calibri" w:eastAsia="Calibri" w:hAnsi="Calibri" w:cs="Calibri"/>
              </w:rPr>
            </w:pPr>
            <w:r w:rsidRPr="32833FC3">
              <w:rPr>
                <w:rFonts w:ascii="Calibri" w:eastAsia="Calibri" w:hAnsi="Calibri" w:cs="Calibri"/>
              </w:rPr>
              <w:t>Es responsable de coordinar con el equipo de informática la creación del correo institucional de la persona que ingresa. Gestionar la entrega del equipo computacional y otros implementos necesarios en el Nivel Central. Enrolar en el sistema a las personas que ingresan en el Nivel Central.</w:t>
            </w:r>
          </w:p>
        </w:tc>
      </w:tr>
      <w:tr w:rsidR="00274147" w14:paraId="077654BE" w14:textId="77777777" w:rsidTr="510A910A">
        <w:tc>
          <w:tcPr>
            <w:tcW w:w="4414" w:type="dxa"/>
            <w:vAlign w:val="center"/>
          </w:tcPr>
          <w:p w14:paraId="2736952A" w14:textId="35807F21" w:rsidR="00274147" w:rsidRPr="000E1F3C" w:rsidRDefault="40732A5F" w:rsidP="510A910A">
            <w:pPr>
              <w:jc w:val="center"/>
            </w:pPr>
            <w:r>
              <w:t>Prevencionista de Riesgos</w:t>
            </w:r>
          </w:p>
        </w:tc>
        <w:tc>
          <w:tcPr>
            <w:tcW w:w="4545" w:type="dxa"/>
          </w:tcPr>
          <w:p w14:paraId="7405395B" w14:textId="7668B2FB" w:rsidR="00274147" w:rsidRDefault="3EDE0BE0" w:rsidP="00274147">
            <w:pPr>
              <w:jc w:val="both"/>
            </w:pPr>
            <w:r>
              <w:t>Responsable</w:t>
            </w:r>
            <w:r w:rsidR="4F812E0B">
              <w:t>s</w:t>
            </w:r>
            <w:r>
              <w:t xml:space="preserve"> de llevar a cabo la inducción relativa a la </w:t>
            </w:r>
            <w:r w:rsidR="680D1A66">
              <w:t>Información</w:t>
            </w:r>
            <w:r>
              <w:t xml:space="preserve"> de </w:t>
            </w:r>
            <w:r w:rsidR="680D1A66">
              <w:t xml:space="preserve">los </w:t>
            </w:r>
            <w:r w:rsidR="2D893B7E">
              <w:t>R</w:t>
            </w:r>
            <w:r w:rsidR="680D1A66">
              <w:t xml:space="preserve">iesgos </w:t>
            </w:r>
            <w:r w:rsidR="2D893B7E">
              <w:t>L</w:t>
            </w:r>
            <w:r w:rsidR="680D1A66">
              <w:t>aborales</w:t>
            </w:r>
            <w:r w:rsidR="2D893B7E">
              <w:t xml:space="preserve"> (IRL)</w:t>
            </w:r>
            <w:r w:rsidR="463CFE0E">
              <w:t>.</w:t>
            </w:r>
            <w:r w:rsidR="7AC08632">
              <w:t xml:space="preserve"> Además, deben mantener los contenidos actualizados y coordinar con los/as Encargados/as de Personas (a nivel regional) para una inducción oportuna. Es de su responsabilidad </w:t>
            </w:r>
            <w:r w:rsidR="49FD61D7">
              <w:t xml:space="preserve">resguardar los certificados </w:t>
            </w:r>
            <w:r w:rsidR="575A71C1">
              <w:t>relativos a esta inducción y derivarlos al profesional de Desarrollo Organizacional encargado</w:t>
            </w:r>
            <w:r w:rsidR="3F2C2106">
              <w:t>/a</w:t>
            </w:r>
            <w:r w:rsidR="575A71C1">
              <w:t xml:space="preserve"> del proceso de inducción a nivel nacional.</w:t>
            </w:r>
          </w:p>
        </w:tc>
      </w:tr>
      <w:tr w:rsidR="000E1F3C" w14:paraId="38A79361" w14:textId="77777777" w:rsidTr="510A910A">
        <w:tc>
          <w:tcPr>
            <w:tcW w:w="4414" w:type="dxa"/>
            <w:vAlign w:val="center"/>
          </w:tcPr>
          <w:p w14:paraId="619DBA17" w14:textId="30057E44" w:rsidR="000E1F3C" w:rsidRPr="000E1F3C" w:rsidRDefault="40732A5F" w:rsidP="510A910A">
            <w:pPr>
              <w:jc w:val="center"/>
            </w:pPr>
            <w:r>
              <w:t>Encargado/a de Personas</w:t>
            </w:r>
          </w:p>
        </w:tc>
        <w:tc>
          <w:tcPr>
            <w:tcW w:w="4545" w:type="dxa"/>
          </w:tcPr>
          <w:p w14:paraId="4F970D3A" w14:textId="77777777" w:rsidR="000E1F3C" w:rsidRDefault="374F22CD" w:rsidP="000E1F3C">
            <w:pPr>
              <w:jc w:val="both"/>
            </w:pPr>
            <w:r w:rsidRPr="32833FC3">
              <w:t>Responsable del proceso de inducción a nivel regional</w:t>
            </w:r>
            <w:r w:rsidR="00BD137E" w:rsidRPr="32833FC3">
              <w:t>.</w:t>
            </w:r>
          </w:p>
          <w:p w14:paraId="22C72739" w14:textId="6E13410C" w:rsidR="00BD137E" w:rsidRDefault="51BF90BA" w:rsidP="00BD137E">
            <w:pPr>
              <w:jc w:val="both"/>
            </w:pPr>
            <w:r w:rsidRPr="32833FC3">
              <w:t>Informa</w:t>
            </w:r>
            <w:r w:rsidR="00BD137E" w:rsidRPr="32833FC3">
              <w:t xml:space="preserve"> oportunamente los ingresos al Profesional de Desarrollo Organizacional encargado/a del proceso inducción</w:t>
            </w:r>
            <w:r w:rsidR="001849A0" w:rsidRPr="32833FC3">
              <w:t xml:space="preserve"> a nivel nacional.</w:t>
            </w:r>
          </w:p>
          <w:p w14:paraId="4D3877B8" w14:textId="6755650F" w:rsidR="00BD137E" w:rsidRDefault="13828820" w:rsidP="00BD137E">
            <w:pPr>
              <w:jc w:val="both"/>
            </w:pPr>
            <w:r>
              <w:t>Entrega</w:t>
            </w:r>
            <w:r w:rsidR="3A4F4262">
              <w:t xml:space="preserve"> información correspondiente a la </w:t>
            </w:r>
            <w:r w:rsidR="362BBA80">
              <w:t>Información</w:t>
            </w:r>
            <w:r w:rsidR="3A4F4262">
              <w:t xml:space="preserve"> de </w:t>
            </w:r>
            <w:r w:rsidR="362BBA80">
              <w:t>los Riesgos Laborales (IRL)</w:t>
            </w:r>
            <w:r w:rsidR="42B05918">
              <w:t>con apoyo del área de Prevención de Riesgos</w:t>
            </w:r>
            <w:r w:rsidR="418FEF90">
              <w:t>.</w:t>
            </w:r>
          </w:p>
          <w:p w14:paraId="6A135581" w14:textId="77777777" w:rsidR="008B4819" w:rsidRDefault="008B4819" w:rsidP="00BD137E">
            <w:pPr>
              <w:jc w:val="both"/>
            </w:pPr>
            <w:r w:rsidRPr="32833FC3">
              <w:t>En caso de que se requiera, junto a la jefatura directa debe realizar s</w:t>
            </w:r>
            <w:r w:rsidR="00BD137E" w:rsidRPr="32833FC3">
              <w:t xml:space="preserve">ensibilización del equipo de trabajo en casos de ingresos de personas </w:t>
            </w:r>
            <w:r w:rsidRPr="32833FC3">
              <w:t xml:space="preserve">con </w:t>
            </w:r>
            <w:r w:rsidR="00BD137E" w:rsidRPr="32833FC3">
              <w:t>discapacidad.</w:t>
            </w:r>
          </w:p>
          <w:p w14:paraId="7AF8DF9D" w14:textId="685D6008" w:rsidR="00BD137E" w:rsidRDefault="00BD137E" w:rsidP="000E1F3C">
            <w:pPr>
              <w:jc w:val="both"/>
            </w:pPr>
            <w:r>
              <w:t xml:space="preserve">En caso de ingreso de </w:t>
            </w:r>
            <w:r w:rsidR="28B54226">
              <w:t xml:space="preserve">directivos/as y/o </w:t>
            </w:r>
            <w:r>
              <w:t xml:space="preserve">jefaturas, </w:t>
            </w:r>
            <w:r w:rsidR="6424AA43">
              <w:t xml:space="preserve">debe </w:t>
            </w:r>
            <w:r w:rsidR="51BF90BA">
              <w:t xml:space="preserve">coordinar </w:t>
            </w:r>
            <w:r w:rsidR="7DA4A5FD">
              <w:t xml:space="preserve">la </w:t>
            </w:r>
            <w:r w:rsidR="51BF90BA">
              <w:t>inducción</w:t>
            </w:r>
            <w:r>
              <w:t xml:space="preserve"> inmersiva.</w:t>
            </w:r>
          </w:p>
        </w:tc>
      </w:tr>
      <w:tr w:rsidR="00C63B9B" w14:paraId="288B11BF" w14:textId="77777777" w:rsidTr="510A910A">
        <w:tc>
          <w:tcPr>
            <w:tcW w:w="4414" w:type="dxa"/>
            <w:vAlign w:val="center"/>
          </w:tcPr>
          <w:p w14:paraId="44931779" w14:textId="5BF55A09" w:rsidR="00C63B9B" w:rsidRPr="000E1F3C" w:rsidRDefault="1C0856F7" w:rsidP="510A910A">
            <w:pPr>
              <w:jc w:val="center"/>
            </w:pPr>
            <w:r>
              <w:t>Jefatura directa de la persona que ingresa/reingresa</w:t>
            </w:r>
          </w:p>
        </w:tc>
        <w:tc>
          <w:tcPr>
            <w:tcW w:w="4545" w:type="dxa"/>
          </w:tcPr>
          <w:p w14:paraId="59F86016" w14:textId="51A4838A" w:rsidR="00C63B9B" w:rsidRDefault="00C63B9B" w:rsidP="00C63B9B">
            <w:pPr>
              <w:jc w:val="both"/>
            </w:pPr>
            <w:r w:rsidRPr="32833FC3">
              <w:t>Responsable del proceso de inducción a las funciones del cargo.</w:t>
            </w:r>
            <w:r w:rsidR="45F0DA9A" w:rsidRPr="32833FC3">
              <w:t xml:space="preserve"> </w:t>
            </w:r>
            <w:r w:rsidR="59DAA79F" w:rsidRPr="32833FC3">
              <w:t xml:space="preserve">Tiene la facultad de designar un tutor/a bajo para acompañar el proceso de inducción. </w:t>
            </w:r>
            <w:r w:rsidR="45F0DA9A" w:rsidRPr="32833FC3">
              <w:t>En caso de ingresar personas con discapacidad, junto al Encargado/a de Personas y el Comité Paritario deben ejecutar una jornada de sensibilización al equipo.</w:t>
            </w:r>
          </w:p>
        </w:tc>
      </w:tr>
      <w:tr w:rsidR="00F4057A" w14:paraId="7D9860DD" w14:textId="77777777" w:rsidTr="510A910A">
        <w:tc>
          <w:tcPr>
            <w:tcW w:w="4414" w:type="dxa"/>
            <w:vAlign w:val="center"/>
          </w:tcPr>
          <w:p w14:paraId="7DBC50FE" w14:textId="3DCFA3F1" w:rsidR="00F4057A" w:rsidRPr="000E1F3C" w:rsidRDefault="1C0856F7" w:rsidP="510A910A">
            <w:pPr>
              <w:jc w:val="center"/>
            </w:pPr>
            <w:r>
              <w:t>Profesional Unidad de Coordinación Estratégica</w:t>
            </w:r>
          </w:p>
        </w:tc>
        <w:tc>
          <w:tcPr>
            <w:tcW w:w="4545" w:type="dxa"/>
          </w:tcPr>
          <w:p w14:paraId="4AD04370" w14:textId="34D319F2" w:rsidR="00F4057A" w:rsidRDefault="00F4057A" w:rsidP="00F4057A">
            <w:pPr>
              <w:jc w:val="both"/>
            </w:pPr>
            <w:r w:rsidRPr="32833FC3">
              <w:t xml:space="preserve">Responsable de realizar junto al Departamento de Tecnologías de la Información y telecomunicaciones (SAF) la inducción en </w:t>
            </w:r>
            <w:r w:rsidRPr="32833FC3">
              <w:lastRenderedPageBreak/>
              <w:t>Seguridad de la Información y Plataformas Informáticas. Esta inducción se realiza una vez al mes.</w:t>
            </w:r>
          </w:p>
          <w:p w14:paraId="3C7C09FF" w14:textId="17FA3EAB" w:rsidR="00F4057A" w:rsidRDefault="2772817C" w:rsidP="00F4057A">
            <w:pPr>
              <w:jc w:val="both"/>
            </w:pPr>
            <w:r w:rsidRPr="32833FC3">
              <w:t>Responsable de enviar los medios de verificación de la actividad al Profesional de Desarrollo Organizacional encargado/a del proceso de inducción a nivel nacional.</w:t>
            </w:r>
          </w:p>
        </w:tc>
      </w:tr>
      <w:tr w:rsidR="00F4057A" w14:paraId="47C97F78" w14:textId="77777777" w:rsidTr="510A910A">
        <w:tc>
          <w:tcPr>
            <w:tcW w:w="4414" w:type="dxa"/>
            <w:vAlign w:val="center"/>
          </w:tcPr>
          <w:p w14:paraId="05A9574B" w14:textId="752647B4" w:rsidR="08421B46" w:rsidRDefault="517CF566" w:rsidP="510A910A">
            <w:pPr>
              <w:jc w:val="center"/>
            </w:pPr>
            <w:r>
              <w:lastRenderedPageBreak/>
              <w:t>Jefe/a de Gestión de Programas</w:t>
            </w:r>
          </w:p>
        </w:tc>
        <w:tc>
          <w:tcPr>
            <w:tcW w:w="4545" w:type="dxa"/>
          </w:tcPr>
          <w:p w14:paraId="1F66DA18" w14:textId="08E54762" w:rsidR="00F4057A" w:rsidRDefault="58737ECD" w:rsidP="00F4057A">
            <w:pPr>
              <w:jc w:val="both"/>
            </w:pPr>
            <w:r w:rsidRPr="32833FC3">
              <w:t>Responsable de facilitar al Encargado/a de Personas o al Profesional de Desarrollo Organizacional encargado del proceso de inducción</w:t>
            </w:r>
            <w:r w:rsidR="26A66B65" w:rsidRPr="32833FC3">
              <w:t xml:space="preserve"> a nivel nacional</w:t>
            </w:r>
            <w:r w:rsidRPr="32833FC3">
              <w:t xml:space="preserve"> el apoyo necesario para la realización de la inducción inmersiva</w:t>
            </w:r>
            <w:r w:rsidR="4E6769DE" w:rsidRPr="32833FC3">
              <w:t xml:space="preserve">. </w:t>
            </w:r>
            <w:r w:rsidR="4C8228C5" w:rsidRPr="32833FC3">
              <w:t>Tiene la facultad</w:t>
            </w:r>
            <w:r w:rsidR="1823AAEC" w:rsidRPr="32833FC3">
              <w:t xml:space="preserve"> de </w:t>
            </w:r>
            <w:r w:rsidR="4E6769DE" w:rsidRPr="32833FC3">
              <w:t xml:space="preserve">designar a un profesional de su equipo </w:t>
            </w:r>
            <w:r w:rsidR="4C8228C5" w:rsidRPr="32833FC3">
              <w:t xml:space="preserve">para </w:t>
            </w:r>
            <w:r w:rsidR="4E6769DE" w:rsidRPr="32833FC3">
              <w:t>que acompañe</w:t>
            </w:r>
            <w:r w:rsidR="3F2B14D9" w:rsidRPr="32833FC3">
              <w:t xml:space="preserve"> directamente en el proceso de inducción inmersiva.</w:t>
            </w:r>
          </w:p>
        </w:tc>
      </w:tr>
      <w:tr w:rsidR="00F4057A" w14:paraId="45509EFE" w14:textId="77777777" w:rsidTr="510A910A">
        <w:tc>
          <w:tcPr>
            <w:tcW w:w="4414" w:type="dxa"/>
            <w:vAlign w:val="center"/>
          </w:tcPr>
          <w:p w14:paraId="5E481328" w14:textId="791DE0B0" w:rsidR="08421B46" w:rsidRDefault="517CF566" w:rsidP="510A910A">
            <w:pPr>
              <w:jc w:val="center"/>
            </w:pPr>
            <w:r>
              <w:t>Profesional DGP</w:t>
            </w:r>
          </w:p>
        </w:tc>
        <w:tc>
          <w:tcPr>
            <w:tcW w:w="4545" w:type="dxa"/>
          </w:tcPr>
          <w:p w14:paraId="1E412C63" w14:textId="634A7CA3" w:rsidR="00F4057A" w:rsidRDefault="231492D8" w:rsidP="00F4057A">
            <w:pPr>
              <w:jc w:val="both"/>
            </w:pPr>
            <w:r w:rsidRPr="32833FC3">
              <w:t>Profesional del área de programas designado por el/la jefe/a de Gestión de Programas que tiene por rol apoyar en la inducción inmersiva. Además</w:t>
            </w:r>
            <w:r w:rsidR="549E2A73" w:rsidRPr="32833FC3">
              <w:t>,</w:t>
            </w:r>
            <w:r w:rsidRPr="32833FC3">
              <w:t xml:space="preserve"> tiene como misión </w:t>
            </w:r>
            <w:r w:rsidR="20B360E3" w:rsidRPr="32833FC3">
              <w:t>e</w:t>
            </w:r>
            <w:r w:rsidRPr="32833FC3">
              <w:t xml:space="preserve">ntregar </w:t>
            </w:r>
            <w:r w:rsidR="6A7329E1" w:rsidRPr="32833FC3">
              <w:t xml:space="preserve">el </w:t>
            </w:r>
            <w:r w:rsidRPr="32833FC3">
              <w:t>contexto técnico-operativo de las actividades y facilitar el contacto con usuarios/as y comunidades.</w:t>
            </w:r>
          </w:p>
        </w:tc>
      </w:tr>
    </w:tbl>
    <w:p w14:paraId="7D44277C" w14:textId="2DE09284" w:rsidR="00274147" w:rsidRPr="004B6EC2" w:rsidRDefault="00274147" w:rsidP="67E66A3C"/>
    <w:p w14:paraId="0D38BDB7" w14:textId="6112F7BF" w:rsidR="00621BB4" w:rsidRPr="00621BB4" w:rsidRDefault="0016562E" w:rsidP="000C1B70">
      <w:pPr>
        <w:pStyle w:val="Prrafodelista"/>
        <w:numPr>
          <w:ilvl w:val="0"/>
          <w:numId w:val="28"/>
        </w:numPr>
        <w:jc w:val="both"/>
        <w:rPr>
          <w:b/>
          <w:bCs/>
        </w:rPr>
      </w:pPr>
      <w:r w:rsidRPr="0016562E">
        <w:rPr>
          <w:b/>
          <w:bCs/>
        </w:rPr>
        <w:t>DESCRIPCIÓN DE ACTIVIDADES</w:t>
      </w:r>
    </w:p>
    <w:p w14:paraId="207220BC" w14:textId="6FAF6778" w:rsidR="52631C00" w:rsidRDefault="52631C00" w:rsidP="2AB30C22">
      <w:pPr>
        <w:jc w:val="both"/>
        <w:rPr>
          <w:b/>
          <w:bCs/>
        </w:rPr>
      </w:pPr>
      <w:r w:rsidRPr="2AB30C22">
        <w:rPr>
          <w:b/>
          <w:bCs/>
        </w:rPr>
        <w:t>6.</w:t>
      </w:r>
      <w:r w:rsidR="7F79FB1F" w:rsidRPr="2AB30C22">
        <w:rPr>
          <w:b/>
          <w:bCs/>
        </w:rPr>
        <w:t xml:space="preserve">1 </w:t>
      </w:r>
      <w:r w:rsidR="0016562E" w:rsidRPr="2AB30C22">
        <w:rPr>
          <w:b/>
          <w:bCs/>
        </w:rPr>
        <w:t>Generalidades</w:t>
      </w:r>
    </w:p>
    <w:p w14:paraId="04A3ED94" w14:textId="4C39CF04" w:rsidR="0FA298B5" w:rsidRDefault="0FA298B5" w:rsidP="32833FC3">
      <w:pPr>
        <w:jc w:val="both"/>
      </w:pPr>
      <w:r w:rsidRPr="32833FC3">
        <w:t>La inducción es un proceso planificado para integrar a las personas en una organización o en un nuevo rol. Su propósito es facilitar el ajuste entre la persona, el puesto y la organización mediante acciones destinadas a la incorporación en la cultura institucional.</w:t>
      </w:r>
    </w:p>
    <w:p w14:paraId="682B3CDD" w14:textId="0DFAF4E2" w:rsidR="0FA298B5" w:rsidRDefault="0FA298B5" w:rsidP="32833FC3">
      <w:pPr>
        <w:jc w:val="both"/>
      </w:pPr>
      <w:r w:rsidRPr="32833FC3">
        <w:t>El proceso entrega una visión general de la organización, sus proyectos y valores, e incluye el conocimiento de las prácticas y comportamientos establecidos en el sistema.</w:t>
      </w:r>
    </w:p>
    <w:p w14:paraId="29F49438" w14:textId="128E4D22" w:rsidR="0FA298B5" w:rsidRDefault="0FA298B5" w:rsidP="32833FC3">
      <w:pPr>
        <w:jc w:val="both"/>
      </w:pPr>
      <w:r w:rsidRPr="32833FC3">
        <w:t>Este documento establece el procedimiento de inducción para las personas que se incorporan al FOSIS, cambian de funciones o se reincorporan después de una ausencia prolongada. El objetivo es estandarizar la acogida, asegurando que cada integrante reciba la información necesaria para su desempeño e integración.</w:t>
      </w:r>
    </w:p>
    <w:p w14:paraId="50DDC1B3" w14:textId="2A893223" w:rsidR="0FA298B5" w:rsidRDefault="0FA298B5" w:rsidP="32833FC3">
      <w:pPr>
        <w:jc w:val="both"/>
      </w:pPr>
      <w:r>
        <w:t xml:space="preserve">El procedimiento define lineamientos estratégicos y contenidos mínimos, abarcando aspectos normativos, descripción de </w:t>
      </w:r>
      <w:r w:rsidR="42C9D54A">
        <w:t>funcione</w:t>
      </w:r>
      <w:r>
        <w:t>s y elementos de la cultura institucional. Además, cumple una función en la socialización organizacional, al transmitir normas, valores y expectativas del FOSIS.</w:t>
      </w:r>
    </w:p>
    <w:p w14:paraId="1BF8BCE9" w14:textId="29C77F04" w:rsidR="6F976ED0" w:rsidRDefault="3E3E44DA" w:rsidP="32833FC3">
      <w:pPr>
        <w:jc w:val="both"/>
      </w:pPr>
      <w:r>
        <w:t>El resultado buscado es establecer las bases para una trayectoria laboral y un desempeño alineado con los objetivos de la institución</w:t>
      </w:r>
      <w:r w:rsidR="1EDA40D4">
        <w:t>.</w:t>
      </w:r>
    </w:p>
    <w:p w14:paraId="4676E519" w14:textId="0EE2445F" w:rsidR="1EDA40D4" w:rsidRDefault="1EDA40D4" w:rsidP="28A9008B">
      <w:pPr>
        <w:jc w:val="both"/>
      </w:pPr>
      <w:r>
        <w:lastRenderedPageBreak/>
        <w:t>En ese sentido, el proceso de inducción guía a la nueva persona en su incorporación al FOSIS, con el fin de que logre integrarse de manera rápida y efectiva. Para ello, se proporcionan todas las herramientas que permitan comprender el quehacer institucional en su totalidad, incluyendo tanto elementos formales (normativa, estructura y descripción de su rol) como los valores y dinámicas que definen nuestra cultura organizacional.</w:t>
      </w:r>
    </w:p>
    <w:p w14:paraId="3C364742" w14:textId="38F684E9" w:rsidR="0078176A" w:rsidRDefault="61A12982" w:rsidP="2AB30C22">
      <w:pPr>
        <w:jc w:val="both"/>
        <w:rPr>
          <w:b/>
          <w:bCs/>
        </w:rPr>
      </w:pPr>
      <w:r w:rsidRPr="2AB30C22">
        <w:rPr>
          <w:b/>
          <w:bCs/>
        </w:rPr>
        <w:t xml:space="preserve">6.2 </w:t>
      </w:r>
      <w:r w:rsidR="0078176A" w:rsidRPr="2AB30C22">
        <w:rPr>
          <w:b/>
          <w:bCs/>
        </w:rPr>
        <w:t>Inducción para personas que se integran por primera vez a la institución</w:t>
      </w:r>
    </w:p>
    <w:p w14:paraId="141C5D82" w14:textId="1E3A5CA4" w:rsidR="00473D21" w:rsidRPr="0008799E" w:rsidRDefault="21F56F7F" w:rsidP="00473D21">
      <w:pPr>
        <w:jc w:val="both"/>
        <w:rPr>
          <w:b/>
          <w:bCs/>
        </w:rPr>
      </w:pPr>
      <w:commentRangeStart w:id="19"/>
      <w:r w:rsidRPr="2AB30C22">
        <w:rPr>
          <w:b/>
          <w:bCs/>
        </w:rPr>
        <w:t xml:space="preserve">6.2.1 </w:t>
      </w:r>
      <w:r w:rsidR="00473D21" w:rsidRPr="2AB30C22">
        <w:rPr>
          <w:b/>
          <w:bCs/>
        </w:rPr>
        <w:t>Actividades a Nivel Regional/Provincial</w:t>
      </w:r>
      <w:commentRangeEnd w:id="19"/>
      <w:r w:rsidR="00473D21" w:rsidRPr="0008799E">
        <w:rPr>
          <w:rStyle w:val="Refdecomentario"/>
          <w:b/>
          <w:bCs/>
          <w:sz w:val="22"/>
          <w:szCs w:val="22"/>
        </w:rPr>
        <w:commentReference w:id="19"/>
      </w:r>
    </w:p>
    <w:p w14:paraId="51652C1B" w14:textId="325A0CD4" w:rsidR="00A308C9" w:rsidRDefault="00A308C9" w:rsidP="00473D21">
      <w:pPr>
        <w:jc w:val="both"/>
      </w:pPr>
      <w:r>
        <w:t xml:space="preserve">A </w:t>
      </w:r>
      <w:r w:rsidR="00BD17A3">
        <w:t>continuación,</w:t>
      </w:r>
      <w:r>
        <w:t xml:space="preserve"> se</w:t>
      </w:r>
      <w:r w:rsidR="00473D21">
        <w:t xml:space="preserve"> detalla</w:t>
      </w:r>
      <w:r w:rsidR="00BD17A3">
        <w:t>n</w:t>
      </w:r>
      <w:r w:rsidR="00473D21">
        <w:t xml:space="preserve"> las actividades clave para garantizar una inducción efectiva, delineando las responsabilidades del equipo regional y su coordinación con el nivel central.</w:t>
      </w:r>
    </w:p>
    <w:p w14:paraId="5DD5A123" w14:textId="1FCC8DCB" w:rsidR="00473D21" w:rsidRDefault="298FAC27" w:rsidP="510A910A">
      <w:pPr>
        <w:pStyle w:val="Prrafodelista"/>
        <w:numPr>
          <w:ilvl w:val="0"/>
          <w:numId w:val="17"/>
        </w:numPr>
        <w:jc w:val="both"/>
      </w:pPr>
      <w:r>
        <w:t>Notificación y Coordinación Inicial</w:t>
      </w:r>
    </w:p>
    <w:p w14:paraId="273E7355" w14:textId="61EA3B30" w:rsidR="00473D21" w:rsidRDefault="00473D21" w:rsidP="00473D21">
      <w:pPr>
        <w:jc w:val="both"/>
      </w:pPr>
      <w:r>
        <w:t>Responsable: Encargado/a de Personas Regional.</w:t>
      </w:r>
    </w:p>
    <w:p w14:paraId="108170A7" w14:textId="4A920632" w:rsidR="00BD17A3" w:rsidRDefault="00473D21" w:rsidP="00473D21">
      <w:pPr>
        <w:jc w:val="both"/>
      </w:pPr>
      <w:r>
        <w:t xml:space="preserve">Actividad: Comunicar formalmente al Departamento de Desarrollo Organizacional (nivel central) la incorporación de </w:t>
      </w:r>
      <w:r w:rsidR="770EED5A">
        <w:t xml:space="preserve">nuevos funcionarios/as o prestadores de servicios a honorarios </w:t>
      </w:r>
      <w:r>
        <w:t xml:space="preserve">con antelación a </w:t>
      </w:r>
      <w:r w:rsidR="007E7D6E">
        <w:t>la</w:t>
      </w:r>
      <w:r>
        <w:t xml:space="preserve"> fecha de ingreso. Esta comunicación debe incluir nombre, </w:t>
      </w:r>
      <w:r w:rsidR="5B6C7775">
        <w:t xml:space="preserve">RUT, </w:t>
      </w:r>
      <w:r>
        <w:t xml:space="preserve">cargo, </w:t>
      </w:r>
      <w:r w:rsidR="0095214C">
        <w:t>departamento/</w:t>
      </w:r>
      <w:r>
        <w:t>unidad y fecha de inicio</w:t>
      </w:r>
      <w:r w:rsidR="3CEEE65F">
        <w:t xml:space="preserve"> en el cargo.</w:t>
      </w:r>
    </w:p>
    <w:p w14:paraId="5A758819" w14:textId="1C776807" w:rsidR="62150B37" w:rsidRDefault="7744AF5F" w:rsidP="510A910A">
      <w:pPr>
        <w:jc w:val="both"/>
      </w:pPr>
      <w:r>
        <w:t xml:space="preserve">Además, comunicará a </w:t>
      </w:r>
      <w:r w:rsidR="4902C7DE">
        <w:t xml:space="preserve">todo </w:t>
      </w:r>
      <w:r>
        <w:t>el equipo regional sobre el ingreso de la nueva persona</w:t>
      </w:r>
      <w:r w:rsidR="58243372">
        <w:t xml:space="preserve"> a través de un correo electrónico utilizando una plantilla de bienvenida que será facilitada por el Profesional de Desarrollo Organizacional</w:t>
      </w:r>
      <w:r w:rsidR="7ED823F7">
        <w:t xml:space="preserve"> con apoyo del área de Comunicaciones Internas.</w:t>
      </w:r>
    </w:p>
    <w:p w14:paraId="27CE603D" w14:textId="4F2AF25C" w:rsidR="00BD17A3" w:rsidRDefault="0DA7B641" w:rsidP="510A910A">
      <w:pPr>
        <w:pStyle w:val="Prrafodelista"/>
        <w:numPr>
          <w:ilvl w:val="0"/>
          <w:numId w:val="16"/>
        </w:numPr>
        <w:jc w:val="both"/>
      </w:pPr>
      <w:commentRangeStart w:id="20"/>
      <w:r>
        <w:t>Medidas de Inclusión</w:t>
      </w:r>
    </w:p>
    <w:p w14:paraId="334EBC48" w14:textId="50DF1E75" w:rsidR="00BD17A3" w:rsidRDefault="00BD17A3" w:rsidP="00BD17A3">
      <w:pPr>
        <w:jc w:val="both"/>
      </w:pPr>
      <w:r>
        <w:t>Responsable: Encargado/a de Personas (Regional), en conjunto con la Jefatura Directa y el Comité Paritario.</w:t>
      </w:r>
    </w:p>
    <w:p w14:paraId="5B8AF9A6" w14:textId="614A1038" w:rsidR="5AA67A4F" w:rsidRDefault="00BD17A3" w:rsidP="32833FC3">
      <w:pPr>
        <w:jc w:val="both"/>
      </w:pPr>
      <w:r>
        <w:t xml:space="preserve">Actividad: </w:t>
      </w:r>
      <w:r w:rsidR="51E65CF0">
        <w:t>En caso de que la persona que ingrese haya informado tener alguna discapacidad, e</w:t>
      </w:r>
      <w:commentRangeEnd w:id="20"/>
      <w:r>
        <w:rPr>
          <w:rStyle w:val="Refdecomentario"/>
        </w:rPr>
        <w:commentReference w:id="20"/>
      </w:r>
      <w:r w:rsidR="5AA67A4F">
        <w:t>l Manual de Buenas Prácticas para la Inclusión Laboral de Personas con Discapacidad (2021) recomienda realizar una entrevista previa al ingreso. El objetivo es determinar los ajustes necesarios para que la persona pueda ejecutar sus funciones.</w:t>
      </w:r>
    </w:p>
    <w:p w14:paraId="0D41FC44" w14:textId="4C7162EB" w:rsidR="1829FDC8" w:rsidRDefault="1829FDC8" w:rsidP="2AB30C22">
      <w:pPr>
        <w:jc w:val="both"/>
      </w:pPr>
      <w:commentRangeStart w:id="21"/>
      <w:r>
        <w:t>Para el ingreso de personas con discapacidad, se coordinará y ejecutará una jornada de sensibilización con el equipo de trabajo previa a la incorporación, con el apoyo del Comité Paritario para fomentar un ambiente laboral inclusivo desde el primer día.</w:t>
      </w:r>
      <w:commentRangeStart w:id="22"/>
      <w:commentRangeEnd w:id="22"/>
      <w:r>
        <w:rPr>
          <w:rStyle w:val="Refdecomentario"/>
        </w:rPr>
        <w:commentReference w:id="22"/>
      </w:r>
      <w:commentRangeEnd w:id="21"/>
      <w:r>
        <w:rPr>
          <w:rStyle w:val="Refdecomentario"/>
        </w:rPr>
        <w:commentReference w:id="21"/>
      </w:r>
    </w:p>
    <w:p w14:paraId="62C5CCB6" w14:textId="5EA4EB7A" w:rsidR="7F1851BE" w:rsidRDefault="7F1851BE" w:rsidP="32833FC3">
      <w:pPr>
        <w:jc w:val="both"/>
      </w:pPr>
      <w:r w:rsidRPr="32833FC3">
        <w:t>En el caso de designar un tutor/a este debe estar capacitado en materias que digan relación con el buen trato, autonomía y vida independiente.</w:t>
      </w:r>
    </w:p>
    <w:p w14:paraId="4A19BCDE" w14:textId="61129839" w:rsidR="40339949" w:rsidRDefault="39E7CDBF" w:rsidP="510A910A">
      <w:pPr>
        <w:pStyle w:val="Prrafodelista"/>
        <w:numPr>
          <w:ilvl w:val="0"/>
          <w:numId w:val="15"/>
        </w:numPr>
        <w:jc w:val="both"/>
      </w:pPr>
      <w:r>
        <w:t>Gestión de Accesos y Herramientas Digitales</w:t>
      </w:r>
    </w:p>
    <w:p w14:paraId="6AF3CA7B" w14:textId="37B0F929" w:rsidR="40339949" w:rsidRDefault="40339949" w:rsidP="32833FC3">
      <w:pPr>
        <w:jc w:val="both"/>
      </w:pPr>
      <w:r>
        <w:t xml:space="preserve">Responsable: </w:t>
      </w:r>
      <w:r w:rsidR="6FCA374C">
        <w:t>Profesional</w:t>
      </w:r>
      <w:r w:rsidR="16341011">
        <w:t xml:space="preserve"> de Gestión de Personas y</w:t>
      </w:r>
      <w:r w:rsidR="1805FC27">
        <w:t>/o</w:t>
      </w:r>
      <w:r w:rsidR="16341011">
        <w:t xml:space="preserve"> </w:t>
      </w:r>
      <w:r>
        <w:t xml:space="preserve">Encargado/a de Personas </w:t>
      </w:r>
    </w:p>
    <w:p w14:paraId="02F2E46F" w14:textId="0F2573CF" w:rsidR="40339949" w:rsidRDefault="39E7CDBF" w:rsidP="32833FC3">
      <w:pPr>
        <w:jc w:val="both"/>
      </w:pPr>
      <w:r>
        <w:lastRenderedPageBreak/>
        <w:t xml:space="preserve">Actividad: </w:t>
      </w:r>
      <w:r w:rsidR="257FFB48">
        <w:t>Cuando ingresa</w:t>
      </w:r>
      <w:r w:rsidR="76A29C4D">
        <w:t xml:space="preserve"> un nuevo funcionario/a</w:t>
      </w:r>
      <w:r w:rsidR="0B0D633E">
        <w:t xml:space="preserve"> la región </w:t>
      </w:r>
      <w:r w:rsidR="76A29C4D">
        <w:t xml:space="preserve">será </w:t>
      </w:r>
      <w:r w:rsidR="00F861EB">
        <w:t>responsabilidad</w:t>
      </w:r>
      <w:r w:rsidR="76A29C4D">
        <w:t xml:space="preserve"> del Profesional de Gestión de Personas a cargo de la región correspondiente solicitar a través de la Mesa de Ayuda Informática </w:t>
      </w:r>
      <w:r>
        <w:t>la creación de las credenciales de acceso, incluyendo el correo electrónico institucional.</w:t>
      </w:r>
    </w:p>
    <w:p w14:paraId="4EF903A9" w14:textId="28532359" w:rsidR="40339949" w:rsidRDefault="3A5652DE" w:rsidP="32833FC3">
      <w:pPr>
        <w:jc w:val="both"/>
      </w:pPr>
      <w:r>
        <w:t>En caso de ingresar a la región un prestador/a de servicios a honorarios, será responsabilidad del Encargado/a de Personas solicitar a través de la Mesa de Ayuda Informática la creación de las credenciales de acceso, incluyendo el correo electrónico institucional.</w:t>
      </w:r>
    </w:p>
    <w:p w14:paraId="2C52281A" w14:textId="37904FFC" w:rsidR="39E7CDBF" w:rsidRDefault="39E7CDBF" w:rsidP="510A910A">
      <w:pPr>
        <w:jc w:val="both"/>
      </w:pPr>
      <w:r>
        <w:t xml:space="preserve">En cuanto la persona ingrese a sus funciones y, si corresponde, el Encargado/a de Personas debe realizar el enrolamiento en el sistema de control de asistencia. Además, debe informar y </w:t>
      </w:r>
      <w:r w:rsidR="40AD8FB1">
        <w:t xml:space="preserve">guiar al nuevo funcionario/a sobre el uso del </w:t>
      </w:r>
      <w:hyperlink r:id="rId16">
        <w:r w:rsidR="40AD8FB1" w:rsidRPr="510A910A">
          <w:rPr>
            <w:rStyle w:val="Hipervnculo"/>
          </w:rPr>
          <w:t>Sistema Integrado de Gestión (SIG)</w:t>
        </w:r>
      </w:hyperlink>
      <w:r w:rsidR="40AD8FB1">
        <w:t xml:space="preserve">, específicamente el módulo web de Gestión y Desarrollo de Personas y orientará sobre el ingreso a </w:t>
      </w:r>
      <w:hyperlink r:id="rId17">
        <w:r w:rsidR="40AD8FB1" w:rsidRPr="510A910A">
          <w:rPr>
            <w:rStyle w:val="Hipervnculo"/>
          </w:rPr>
          <w:t>Intranet FOSIS.</w:t>
        </w:r>
      </w:hyperlink>
    </w:p>
    <w:p w14:paraId="77925C4D" w14:textId="34A193DC" w:rsidR="00473D21" w:rsidRDefault="507653A8" w:rsidP="510A910A">
      <w:pPr>
        <w:pStyle w:val="Prrafodelista"/>
        <w:numPr>
          <w:ilvl w:val="0"/>
          <w:numId w:val="14"/>
        </w:numPr>
        <w:jc w:val="both"/>
      </w:pPr>
      <w:r>
        <w:t>A</w:t>
      </w:r>
      <w:r w:rsidR="424FE6D0">
        <w:t>ctividades de</w:t>
      </w:r>
      <w:r w:rsidR="298FAC27">
        <w:t xml:space="preserve"> </w:t>
      </w:r>
      <w:r w:rsidR="6766ADF8">
        <w:t>Inducción</w:t>
      </w:r>
      <w:r w:rsidR="298FAC27">
        <w:t xml:space="preserve"> </w:t>
      </w:r>
      <w:r>
        <w:t>obligatorias</w:t>
      </w:r>
    </w:p>
    <w:p w14:paraId="2AA0960F" w14:textId="05F42760" w:rsidR="00473D21" w:rsidRDefault="00473D21" w:rsidP="00473D21">
      <w:pPr>
        <w:jc w:val="both"/>
      </w:pPr>
      <w:r w:rsidRPr="32833FC3">
        <w:t>Responsable</w:t>
      </w:r>
      <w:r w:rsidR="4CCA3DE9" w:rsidRPr="32833FC3">
        <w:t>s</w:t>
      </w:r>
      <w:r w:rsidRPr="32833FC3">
        <w:t>: Encargado/a de Personas Regional</w:t>
      </w:r>
      <w:r w:rsidR="6DC6C3C9" w:rsidRPr="32833FC3">
        <w:t xml:space="preserve"> con apoyo del Profesional de Desarrollo Organizacional, el área de Prevención de Riesgos, </w:t>
      </w:r>
      <w:r w:rsidR="54D0F27A" w:rsidRPr="32833FC3">
        <w:t xml:space="preserve">la </w:t>
      </w:r>
      <w:r w:rsidR="6DC6C3C9" w:rsidRPr="32833FC3">
        <w:t>Unidad de Coordinación Estratégica (S</w:t>
      </w:r>
      <w:r w:rsidR="66396D96" w:rsidRPr="32833FC3">
        <w:t>G</w:t>
      </w:r>
      <w:r w:rsidR="6DC6C3C9" w:rsidRPr="32833FC3">
        <w:t>P)</w:t>
      </w:r>
      <w:r w:rsidR="62FDBD0B" w:rsidRPr="32833FC3">
        <w:t>,</w:t>
      </w:r>
      <w:r w:rsidR="6DC6C3C9" w:rsidRPr="32833FC3">
        <w:t xml:space="preserve"> el Departamento de Tecnologías de la Información</w:t>
      </w:r>
      <w:r w:rsidR="6554DCBC" w:rsidRPr="32833FC3">
        <w:t xml:space="preserve"> y el Departamento de Bienestar.</w:t>
      </w:r>
    </w:p>
    <w:p w14:paraId="6DA9939D" w14:textId="2CF31D56" w:rsidR="00473D21" w:rsidRDefault="00B0034E" w:rsidP="00473D21">
      <w:pPr>
        <w:jc w:val="both"/>
      </w:pPr>
      <w:r>
        <w:t xml:space="preserve">Actividad: </w:t>
      </w:r>
      <w:r w:rsidR="004D6D20">
        <w:t>Durante la primera semana</w:t>
      </w:r>
      <w:r w:rsidR="00B86932">
        <w:t xml:space="preserve"> el profesional de Desarrollo Organizacional coordinará con el Encargado/a de Personas Regional </w:t>
      </w:r>
      <w:r w:rsidR="00A33908">
        <w:t>las siguientes actividades</w:t>
      </w:r>
      <w:r w:rsidR="00004FB0">
        <w:t>:</w:t>
      </w:r>
    </w:p>
    <w:p w14:paraId="1998F759" w14:textId="36176836" w:rsidR="00B0034E" w:rsidRDefault="00B0034E" w:rsidP="000C1B70">
      <w:pPr>
        <w:pStyle w:val="Prrafodelista"/>
        <w:numPr>
          <w:ilvl w:val="0"/>
          <w:numId w:val="38"/>
        </w:numPr>
        <w:jc w:val="both"/>
      </w:pPr>
      <w:r>
        <w:t xml:space="preserve">Correo de Bienvenida y Documentación: En el día de ingreso, </w:t>
      </w:r>
      <w:r w:rsidR="005008D9">
        <w:t xml:space="preserve">desde el Departamento de Desarrollo Organizacional </w:t>
      </w:r>
      <w:r>
        <w:t xml:space="preserve">se enviará un correo de bienvenida al nuevo funcionario/a que incluirá el Código de Ética, el Reglamento de Higiene y Seguridad, y el Glosario de </w:t>
      </w:r>
      <w:r w:rsidR="00DF7495">
        <w:t>s</w:t>
      </w:r>
      <w:r>
        <w:t>iglas institucionales.</w:t>
      </w:r>
    </w:p>
    <w:p w14:paraId="605E2D7C" w14:textId="77777777" w:rsidR="00513B35" w:rsidRDefault="00A41A3E" w:rsidP="000C1B70">
      <w:pPr>
        <w:pStyle w:val="Prrafodelista"/>
        <w:numPr>
          <w:ilvl w:val="0"/>
          <w:numId w:val="38"/>
        </w:numPr>
        <w:jc w:val="both"/>
      </w:pPr>
      <w:r>
        <w:t xml:space="preserve">Aula FOSIS: </w:t>
      </w:r>
      <w:r w:rsidR="00AE7FD6">
        <w:t xml:space="preserve">El Profesional de Desarrollo Organizacional se comunicará </w:t>
      </w:r>
      <w:r w:rsidR="00FC5BDE">
        <w:t xml:space="preserve">vía correo electrónico </w:t>
      </w:r>
      <w:r>
        <w:t xml:space="preserve">con el nuevo funcionario </w:t>
      </w:r>
      <w:r w:rsidR="00A61B74">
        <w:t xml:space="preserve">para </w:t>
      </w:r>
      <w:r w:rsidR="00965DA4">
        <w:t>informar la obligatoriedad de realizar el</w:t>
      </w:r>
      <w:r w:rsidR="00A61B74">
        <w:t xml:space="preserve"> </w:t>
      </w:r>
      <w:r w:rsidR="00965DA4">
        <w:t>c</w:t>
      </w:r>
      <w:r w:rsidR="00A61B74">
        <w:t xml:space="preserve">urso e-learning “Inducción al FOSIS” </w:t>
      </w:r>
      <w:r w:rsidR="00DC406A">
        <w:t>en el caso de los nuevos</w:t>
      </w:r>
      <w:r w:rsidR="00A61B74">
        <w:t xml:space="preserve"> funcionarios/as </w:t>
      </w:r>
      <w:r w:rsidR="00DC406A">
        <w:t>e</w:t>
      </w:r>
      <w:r w:rsidR="00A61B74">
        <w:t xml:space="preserve"> “Inducción Jefaturas”, en </w:t>
      </w:r>
      <w:r w:rsidR="009E0AD6">
        <w:t xml:space="preserve">el caso de ingresar nuevas jefaturas.  </w:t>
      </w:r>
      <w:r w:rsidR="00A61B74">
        <w:t xml:space="preserve">El acceso se envía con el Anexo </w:t>
      </w:r>
      <w:r w:rsidR="00513B35">
        <w:t>N°</w:t>
      </w:r>
      <w:r w:rsidR="00A61B74">
        <w:t>2</w:t>
      </w:r>
      <w:r w:rsidR="00513B35">
        <w:t xml:space="preserve"> y d</w:t>
      </w:r>
      <w:r w:rsidR="00A61B74">
        <w:t>ebe completarse en los primeros 20 días hábiles</w:t>
      </w:r>
    </w:p>
    <w:p w14:paraId="6F8709F6" w14:textId="28D7CEA4" w:rsidR="00513B35" w:rsidRDefault="00B0034E" w:rsidP="000C1B70">
      <w:pPr>
        <w:pStyle w:val="Prrafodelista"/>
        <w:numPr>
          <w:ilvl w:val="0"/>
          <w:numId w:val="38"/>
        </w:numPr>
        <w:jc w:val="both"/>
      </w:pPr>
      <w:r>
        <w:t xml:space="preserve">Inducción </w:t>
      </w:r>
      <w:r w:rsidR="00845E56">
        <w:t>Información</w:t>
      </w:r>
      <w:r w:rsidR="00DF7495">
        <w:t xml:space="preserve"> de </w:t>
      </w:r>
      <w:r w:rsidR="00845E56">
        <w:t>los Riesgos Laborales (IRL)</w:t>
      </w:r>
      <w:r>
        <w:t xml:space="preserve">: </w:t>
      </w:r>
      <w:r w:rsidR="4F01577E">
        <w:t>E</w:t>
      </w:r>
      <w:r>
        <w:t xml:space="preserve">l área de Prevención de Riesgos (SAF) </w:t>
      </w:r>
      <w:r w:rsidR="52CDD333">
        <w:t xml:space="preserve">apoyará </w:t>
      </w:r>
      <w:r w:rsidR="1CC98101">
        <w:t xml:space="preserve">al Encargado/a de Personas Regional </w:t>
      </w:r>
      <w:r w:rsidR="52CDD333">
        <w:t>entregando información actualizada</w:t>
      </w:r>
      <w:r>
        <w:t xml:space="preserve"> sobre riesgos laborales y medidas de prevención.</w:t>
      </w:r>
      <w:r w:rsidR="1BAD3899">
        <w:t xml:space="preserve"> El Encargado/a de Personas será el responsable de impartir esta inducción a nivel regional. Estas materias son obligatorias de informar durante los 30 primeros días desde el ingreso de la persona.</w:t>
      </w:r>
    </w:p>
    <w:p w14:paraId="047B6083" w14:textId="7D7F9140" w:rsidR="00513B35" w:rsidRDefault="00B0034E" w:rsidP="000C1B70">
      <w:pPr>
        <w:pStyle w:val="Prrafodelista"/>
        <w:numPr>
          <w:ilvl w:val="0"/>
          <w:numId w:val="38"/>
        </w:numPr>
        <w:jc w:val="both"/>
      </w:pPr>
      <w:r>
        <w:t xml:space="preserve">Inducción en Seguridad de la Información: </w:t>
      </w:r>
      <w:r w:rsidR="1B9F2FF8" w:rsidRPr="32833FC3">
        <w:t>El Profesional de Desarrollo Organizacional informará a</w:t>
      </w:r>
      <w:r>
        <w:t xml:space="preserve"> la Unidad de Coordinación Estratégica (</w:t>
      </w:r>
      <w:r w:rsidRPr="32833FC3">
        <w:t>S</w:t>
      </w:r>
      <w:r w:rsidR="3A4BC02A" w:rsidRPr="32833FC3">
        <w:t>G</w:t>
      </w:r>
      <w:r w:rsidRPr="32833FC3">
        <w:t>P</w:t>
      </w:r>
      <w:r>
        <w:t xml:space="preserve">) y el Departamento de Tecnologías de la Información (SAF) </w:t>
      </w:r>
      <w:r w:rsidR="4FC3227F" w:rsidRPr="32833FC3">
        <w:t xml:space="preserve">sobre los nuevos ingresos </w:t>
      </w:r>
      <w:r w:rsidRPr="32833FC3">
        <w:t xml:space="preserve">para </w:t>
      </w:r>
      <w:r w:rsidR="4AFDCACF" w:rsidRPr="32833FC3">
        <w:t>que puedan recibir</w:t>
      </w:r>
      <w:r>
        <w:t xml:space="preserve"> la inducción sobre "Seguridad de la información y plataformas digitales".</w:t>
      </w:r>
    </w:p>
    <w:p w14:paraId="7AC65A64" w14:textId="7AEC4152" w:rsidR="00513B35" w:rsidRDefault="00B0034E" w:rsidP="000C1B70">
      <w:pPr>
        <w:pStyle w:val="Prrafodelista"/>
        <w:numPr>
          <w:ilvl w:val="0"/>
          <w:numId w:val="38"/>
        </w:numPr>
        <w:jc w:val="both"/>
      </w:pPr>
      <w:r>
        <w:t xml:space="preserve">Charla de Bienestar: </w:t>
      </w:r>
      <w:r w:rsidR="29A7ADFD" w:rsidRPr="32833FC3">
        <w:t>El Profesional de Desarrollo Organizacional s</w:t>
      </w:r>
      <w:r w:rsidRPr="32833FC3">
        <w:t>e</w:t>
      </w:r>
      <w:r>
        <w:t xml:space="preserve"> coordinará con el Departamento de Bienestar (SDP) </w:t>
      </w:r>
      <w:r w:rsidR="64963D20" w:rsidRPr="32833FC3">
        <w:t xml:space="preserve">para que realicen </w:t>
      </w:r>
      <w:r>
        <w:t>una charla informativa sobre los servicios y beneficios disponibles.</w:t>
      </w:r>
    </w:p>
    <w:p w14:paraId="6707D31A" w14:textId="480D96BC" w:rsidR="17A1FAEB" w:rsidRDefault="17A1FAEB" w:rsidP="000C1B70">
      <w:pPr>
        <w:pStyle w:val="Prrafodelista"/>
        <w:numPr>
          <w:ilvl w:val="0"/>
          <w:numId w:val="38"/>
        </w:numPr>
        <w:jc w:val="both"/>
      </w:pPr>
      <w:r w:rsidRPr="32833FC3">
        <w:lastRenderedPageBreak/>
        <w:t>Aula Virtual Contraloría General de la República:</w:t>
      </w:r>
      <w:r w:rsidR="55632574" w:rsidRPr="32833FC3">
        <w:t xml:space="preserve"> </w:t>
      </w:r>
      <w:r w:rsidRPr="32833FC3">
        <w:t xml:space="preserve">Será obligatorio para todas aquellas personas que ingresen al </w:t>
      </w:r>
      <w:r w:rsidR="29CB8108" w:rsidRPr="32833FC3">
        <w:t>FOSIS</w:t>
      </w:r>
      <w:r w:rsidRPr="32833FC3">
        <w:t xml:space="preserve">, realizar el </w:t>
      </w:r>
      <w:hyperlink r:id="rId18">
        <w:r w:rsidRPr="32833FC3">
          <w:rPr>
            <w:rStyle w:val="Hipervnculo"/>
            <w:color w:val="auto"/>
          </w:rPr>
          <w:t xml:space="preserve">curso Inducción General a la </w:t>
        </w:r>
        <w:r w:rsidR="1A357358" w:rsidRPr="32833FC3">
          <w:rPr>
            <w:rStyle w:val="Hipervnculo"/>
            <w:color w:val="auto"/>
          </w:rPr>
          <w:t>Administración del Estado</w:t>
        </w:r>
      </w:hyperlink>
      <w:r w:rsidR="1A357358" w:rsidRPr="32833FC3">
        <w:t>, durante los primeros 6 meses desde el ingreso al cargo. El certificado del curso debe ser enviado al Profesional de Desarrollo Organizacional encargado</w:t>
      </w:r>
      <w:r w:rsidR="1C45E41D" w:rsidRPr="32833FC3">
        <w:t>/a</w:t>
      </w:r>
      <w:r w:rsidR="1A357358" w:rsidRPr="32833FC3">
        <w:t xml:space="preserve"> del proceso de inducción al co</w:t>
      </w:r>
      <w:r w:rsidR="60FE194E" w:rsidRPr="32833FC3">
        <w:t xml:space="preserve">rreo </w:t>
      </w:r>
      <w:hyperlink r:id="rId19">
        <w:r w:rsidR="60FE194E" w:rsidRPr="32833FC3">
          <w:rPr>
            <w:rStyle w:val="Hipervnculo"/>
            <w:color w:val="auto"/>
          </w:rPr>
          <w:t>desarrollo.organizacional@fosis.gob.cl</w:t>
        </w:r>
      </w:hyperlink>
      <w:r w:rsidR="60FE194E" w:rsidRPr="32833FC3">
        <w:t xml:space="preserve">. </w:t>
      </w:r>
    </w:p>
    <w:p w14:paraId="6DCB91F2" w14:textId="77777777" w:rsidR="00513B35" w:rsidRDefault="00513B35" w:rsidP="00513B35">
      <w:pPr>
        <w:pStyle w:val="Prrafodelista"/>
        <w:jc w:val="both"/>
      </w:pPr>
    </w:p>
    <w:p w14:paraId="356909C6" w14:textId="657D48A2" w:rsidR="00473D21" w:rsidRDefault="298FAC27" w:rsidP="510A910A">
      <w:pPr>
        <w:pStyle w:val="Prrafodelista"/>
        <w:numPr>
          <w:ilvl w:val="0"/>
          <w:numId w:val="13"/>
        </w:numPr>
        <w:jc w:val="both"/>
      </w:pPr>
      <w:r>
        <w:t>Inducción a</w:t>
      </w:r>
      <w:r w:rsidR="55A4D0F5">
        <w:t xml:space="preserve"> las funciones del</w:t>
      </w:r>
      <w:r>
        <w:t xml:space="preserve"> </w:t>
      </w:r>
      <w:r w:rsidR="55A4D0F5">
        <w:t>c</w:t>
      </w:r>
      <w:r>
        <w:t xml:space="preserve">argo </w:t>
      </w:r>
    </w:p>
    <w:p w14:paraId="7C989C33" w14:textId="7B09B3DA" w:rsidR="00473D21" w:rsidRDefault="00473D21" w:rsidP="00473D21">
      <w:pPr>
        <w:jc w:val="both"/>
      </w:pPr>
      <w:r w:rsidRPr="32833FC3">
        <w:t>Responsable: Jefatura Directa</w:t>
      </w:r>
      <w:r w:rsidR="00D42F4D" w:rsidRPr="32833FC3">
        <w:t xml:space="preserve"> </w:t>
      </w:r>
      <w:r w:rsidR="3FFC9F32" w:rsidRPr="32833FC3">
        <w:t>con apoyo de un profesional que puede ser designado como tutor/a.</w:t>
      </w:r>
    </w:p>
    <w:p w14:paraId="423CD516" w14:textId="26AB7DC2" w:rsidR="00095744" w:rsidRDefault="00473D21" w:rsidP="00095744">
      <w:pPr>
        <w:jc w:val="both"/>
      </w:pPr>
      <w:r>
        <w:t xml:space="preserve">Actividad: </w:t>
      </w:r>
      <w:r w:rsidR="009C1AAB">
        <w:t xml:space="preserve">La </w:t>
      </w:r>
      <w:r w:rsidR="00095744">
        <w:t>jefatura directa es la responsable de recibir formalmente a la persona e impartir/derivar la inducción al cargo</w:t>
      </w:r>
      <w:r w:rsidR="008C4DA0">
        <w:t xml:space="preserve"> </w:t>
      </w:r>
      <w:r w:rsidR="00095744">
        <w:t xml:space="preserve">dejando constancia </w:t>
      </w:r>
      <w:r w:rsidR="008C4DA0">
        <w:t xml:space="preserve">de ello </w:t>
      </w:r>
      <w:r w:rsidR="00095744">
        <w:t xml:space="preserve">en el Certificado de Inducción al Cargo (Anexo N°3). Para un correcto proceso de inducción debe organizar la carga laboral inicial del funcionario/a </w:t>
      </w:r>
      <w:r w:rsidR="006C22F8">
        <w:t>compatibilizando</w:t>
      </w:r>
      <w:r w:rsidR="0003217E">
        <w:t xml:space="preserve"> </w:t>
      </w:r>
      <w:r w:rsidR="00804AF1">
        <w:t>las tareas relativas al cargo con el proceso de inducción.</w:t>
      </w:r>
    </w:p>
    <w:p w14:paraId="3A1DAB17" w14:textId="4A8B0718" w:rsidR="00252F18" w:rsidRDefault="00223525" w:rsidP="00252F18">
      <w:pPr>
        <w:jc w:val="both"/>
      </w:pPr>
      <w:r>
        <w:t>Si bien, la jefatura directa siempre será la responsable del proceso de inducción al cargo</w:t>
      </w:r>
      <w:r w:rsidR="009B1FCC">
        <w:t xml:space="preserve">, puede derivar en otro profesional del equipo el acompañamiento y tutoría </w:t>
      </w:r>
      <w:r w:rsidR="00614066">
        <w:t>desde el ingreso al cargo.</w:t>
      </w:r>
    </w:p>
    <w:p w14:paraId="784E2387" w14:textId="72BF16C5" w:rsidR="00473D21" w:rsidRDefault="5DD5B0AC" w:rsidP="00473D21">
      <w:pPr>
        <w:jc w:val="both"/>
      </w:pPr>
      <w:r>
        <w:t>El rol de quien ejerce como tutor/a es orientar y acompañar durante el proceso de adaptación del nuevo funcionario/a que ingresa al FOSIS. Su objetivo es facilitar el proceso de integración tanto en aspectos estructurales como culturales de la institución. Esta persona actúa como facilitadora para la resolución de dudas y la adaptación efectiva durante el período inicial</w:t>
      </w:r>
      <w:r w:rsidR="0074D404">
        <w:t xml:space="preserve">. Se </w:t>
      </w:r>
      <w:r>
        <w:t xml:space="preserve">sugiere acompañamiento durante </w:t>
      </w:r>
      <w:r w:rsidR="17713F02">
        <w:t>6</w:t>
      </w:r>
      <w:r>
        <w:t xml:space="preserve"> mes.</w:t>
      </w:r>
    </w:p>
    <w:p w14:paraId="01FAA327" w14:textId="4E0FA76F" w:rsidR="00473D21" w:rsidRDefault="2610038F" w:rsidP="32833FC3">
      <w:pPr>
        <w:jc w:val="both"/>
        <w:rPr>
          <w:b/>
          <w:bCs/>
        </w:rPr>
      </w:pPr>
      <w:commentRangeStart w:id="23"/>
      <w:r w:rsidRPr="2AB30C22">
        <w:rPr>
          <w:b/>
          <w:bCs/>
        </w:rPr>
        <w:t xml:space="preserve">6.2.2 </w:t>
      </w:r>
      <w:r w:rsidR="304A86C2" w:rsidRPr="2AB30C22">
        <w:rPr>
          <w:b/>
          <w:bCs/>
        </w:rPr>
        <w:t>Actividades Nivel Central</w:t>
      </w:r>
      <w:commentRangeEnd w:id="23"/>
      <w:r w:rsidR="304A86C2">
        <w:rPr>
          <w:rStyle w:val="Refdecomentario"/>
          <w:b/>
          <w:bCs/>
          <w:sz w:val="22"/>
          <w:szCs w:val="22"/>
        </w:rPr>
        <w:commentReference w:id="23"/>
      </w:r>
    </w:p>
    <w:p w14:paraId="69027FAD" w14:textId="77F9A8BB" w:rsidR="304A86C2" w:rsidRDefault="304A86C2" w:rsidP="32833FC3">
      <w:pPr>
        <w:jc w:val="both"/>
      </w:pPr>
      <w:r w:rsidRPr="32833FC3">
        <w:t>A continuación, se detallan las actividades clave para garantizar una inducción efectiva, delineando las responsabilidades del equipo del FOSIS Central y la coordinación entre las distintas subdirecciones y unidades que participan en el proceso.</w:t>
      </w:r>
    </w:p>
    <w:p w14:paraId="43580FA3" w14:textId="632E8888" w:rsidR="304A86C2" w:rsidRDefault="0104F93C" w:rsidP="510A910A">
      <w:pPr>
        <w:pStyle w:val="Prrafodelista"/>
        <w:numPr>
          <w:ilvl w:val="0"/>
          <w:numId w:val="12"/>
        </w:numPr>
        <w:jc w:val="both"/>
      </w:pPr>
      <w:r>
        <w:t>Notificación y Coordinación Inicial</w:t>
      </w:r>
    </w:p>
    <w:p w14:paraId="52756752" w14:textId="7827BF79" w:rsidR="304A86C2" w:rsidRDefault="0104F93C" w:rsidP="32833FC3">
      <w:pPr>
        <w:jc w:val="both"/>
      </w:pPr>
      <w:commentRangeStart w:id="24"/>
      <w:r>
        <w:t xml:space="preserve">Responsable: </w:t>
      </w:r>
      <w:r w:rsidR="49A0BCF7">
        <w:t>Departamento de Gestión de Personas</w:t>
      </w:r>
      <w:r w:rsidR="1B7711B4">
        <w:t xml:space="preserve">, </w:t>
      </w:r>
      <w:r w:rsidR="1D49709A">
        <w:t>Profesional de Desarrollo Organizacional</w:t>
      </w:r>
      <w:r w:rsidR="6D263489">
        <w:t xml:space="preserve"> y Comunicaciones Internas</w:t>
      </w:r>
    </w:p>
    <w:p w14:paraId="4CBA8AED" w14:textId="281EE3F5" w:rsidR="304A86C2" w:rsidRDefault="0104F93C" w:rsidP="32833FC3">
      <w:pPr>
        <w:jc w:val="both"/>
      </w:pPr>
      <w:r>
        <w:t xml:space="preserve">Actividad: </w:t>
      </w:r>
      <w:r w:rsidR="3ACD6DD6">
        <w:t>El Departamento de Gestión de Personas debe c</w:t>
      </w:r>
      <w:r>
        <w:t>omunicar formalmente al Departamento de Desarrollo Organizacional la incorporación de nuevo personal con antelación a la fecha de ingreso. Esta comunicación debe incluir nombre, RUT, cargo, departamento/unidad y fecha de inicio.</w:t>
      </w:r>
      <w:commentRangeEnd w:id="24"/>
      <w:r w:rsidR="304A86C2">
        <w:rPr>
          <w:rStyle w:val="Refdecomentario"/>
          <w:sz w:val="22"/>
          <w:szCs w:val="22"/>
        </w:rPr>
        <w:commentReference w:id="24"/>
      </w:r>
    </w:p>
    <w:p w14:paraId="1FDD571A" w14:textId="6BD070E4" w:rsidR="277D01FA" w:rsidRDefault="42C2F384" w:rsidP="32833FC3">
      <w:pPr>
        <w:jc w:val="both"/>
      </w:pPr>
      <w:r>
        <w:t>Además, con el objetivo de garantizar una comunicación clara y una cálida bienvenida a la persona que se incorpora al FOSIS, el/la Profesional de Desarrollo Organizacional tendrá la responsabilidad de coordinar junto al área de Comunicaciones Internas</w:t>
      </w:r>
      <w:r w:rsidR="3B2A9A39">
        <w:t>, una presentación y saludo formal para los siguientes casos</w:t>
      </w:r>
      <w:r>
        <w:t>:</w:t>
      </w:r>
    </w:p>
    <w:p w14:paraId="1BAF3E7C" w14:textId="6240020D" w:rsidR="277D01FA" w:rsidRDefault="42C2F384" w:rsidP="510A910A">
      <w:pPr>
        <w:pStyle w:val="Prrafodelista"/>
        <w:numPr>
          <w:ilvl w:val="0"/>
          <w:numId w:val="18"/>
        </w:numPr>
        <w:jc w:val="both"/>
      </w:pPr>
      <w:r>
        <w:lastRenderedPageBreak/>
        <w:t>Ingreso de</w:t>
      </w:r>
      <w:r w:rsidR="101FF3DB">
        <w:t xml:space="preserve"> personas con cargos </w:t>
      </w:r>
      <w:r>
        <w:t>directivos</w:t>
      </w:r>
      <w:r w:rsidR="1F139E78">
        <w:t xml:space="preserve"> o directoras/os regionales</w:t>
      </w:r>
      <w:r>
        <w:t xml:space="preserve">: </w:t>
      </w:r>
      <w:r w:rsidR="16A3C057">
        <w:t>Comunicaciones Internas informa a</w:t>
      </w:r>
      <w:r w:rsidR="386FBFAD">
        <w:t xml:space="preserve"> nivel nacional a</w:t>
      </w:r>
      <w:r w:rsidR="16A3C057">
        <w:t xml:space="preserve"> través de un correo electrónico </w:t>
      </w:r>
      <w:r w:rsidR="6FCA7FC5">
        <w:t xml:space="preserve">sobre </w:t>
      </w:r>
      <w:r w:rsidR="16A3C057">
        <w:t>e</w:t>
      </w:r>
      <w:r w:rsidR="5A9DE24A">
        <w:t>stos ingresos</w:t>
      </w:r>
      <w:r w:rsidR="16A3C057">
        <w:t>.</w:t>
      </w:r>
    </w:p>
    <w:p w14:paraId="3741D51A" w14:textId="44847C9D" w:rsidR="277D01FA" w:rsidRDefault="42C2F384" w:rsidP="510A910A">
      <w:pPr>
        <w:pStyle w:val="Prrafodelista"/>
        <w:numPr>
          <w:ilvl w:val="0"/>
          <w:numId w:val="18"/>
        </w:numPr>
        <w:jc w:val="both"/>
      </w:pPr>
      <w:r>
        <w:t xml:space="preserve">Nuevos Profesionales: </w:t>
      </w:r>
      <w:r w:rsidR="020C567A">
        <w:t xml:space="preserve">Para </w:t>
      </w:r>
      <w:proofErr w:type="gramStart"/>
      <w:r w:rsidR="020C567A">
        <w:t>dar inicio a</w:t>
      </w:r>
      <w:proofErr w:type="gramEnd"/>
      <w:r w:rsidR="020C567A">
        <w:t xml:space="preserve"> esta nueva modalidad, se s</w:t>
      </w:r>
      <w:r>
        <w:t>olicitar</w:t>
      </w:r>
      <w:r w:rsidR="1784210C">
        <w:t>á</w:t>
      </w:r>
      <w:r>
        <w:t xml:space="preserve"> la creación de una plantilla unificada de bienvenida, que será utilizada para informar sobre la incorporación de nuevos profesionales</w:t>
      </w:r>
      <w:r w:rsidR="586555EF">
        <w:t xml:space="preserve"> (jefaturas o no)</w:t>
      </w:r>
      <w:r>
        <w:t xml:space="preserve"> en las distintas direcciones regionales y </w:t>
      </w:r>
      <w:r w:rsidR="052E5969">
        <w:t>en el</w:t>
      </w:r>
      <w:r>
        <w:t xml:space="preserve"> nivel central. </w:t>
      </w:r>
      <w:r w:rsidR="5473AA39">
        <w:t>La plantilla será enviada</w:t>
      </w:r>
      <w:r w:rsidR="573A3726">
        <w:t xml:space="preserve"> a todos/as los/as Encargados/as de Personas para que puedan comunicar </w:t>
      </w:r>
      <w:r w:rsidR="658873E2">
        <w:t>el ingreso</w:t>
      </w:r>
      <w:r w:rsidR="573A3726">
        <w:t xml:space="preserve"> en la región. En el caso del nivel central, el profesional de desarrollo organizacional </w:t>
      </w:r>
      <w:r w:rsidR="3D29E9D6">
        <w:t xml:space="preserve">será quién envíe el correo a través de la casilla </w:t>
      </w:r>
      <w:hyperlink r:id="rId20">
        <w:r w:rsidR="3D29E9D6" w:rsidRPr="510A910A">
          <w:rPr>
            <w:rStyle w:val="Hipervnculo"/>
          </w:rPr>
          <w:t>desarrollo.organizacional@fosis.gob.cl.</w:t>
        </w:r>
      </w:hyperlink>
      <w:r w:rsidR="3D29E9D6">
        <w:t xml:space="preserve"> </w:t>
      </w:r>
      <w:r w:rsidR="25A2DA10">
        <w:t>Es importante destacar que este correo de bienvenida se enviará exclusivamente al centro de costo o a la región donde la nueva persona desempeñará sus funciones.</w:t>
      </w:r>
    </w:p>
    <w:p w14:paraId="655FA086" w14:textId="607BE9B7" w:rsidR="510A910A" w:rsidRDefault="510A910A" w:rsidP="510A910A">
      <w:pPr>
        <w:pStyle w:val="Prrafodelista"/>
        <w:jc w:val="both"/>
      </w:pPr>
    </w:p>
    <w:p w14:paraId="430817CB" w14:textId="1E124AD8" w:rsidR="00BD17A3" w:rsidRDefault="0104F93C" w:rsidP="510A910A">
      <w:pPr>
        <w:pStyle w:val="Prrafodelista"/>
        <w:numPr>
          <w:ilvl w:val="0"/>
          <w:numId w:val="11"/>
        </w:numPr>
        <w:jc w:val="both"/>
      </w:pPr>
      <w:commentRangeStart w:id="25"/>
      <w:r>
        <w:t>Medidas de Inclusión</w:t>
      </w:r>
    </w:p>
    <w:p w14:paraId="4F88B779" w14:textId="1C298053" w:rsidR="304A86C2" w:rsidRDefault="0104F93C" w:rsidP="32833FC3">
      <w:pPr>
        <w:jc w:val="both"/>
      </w:pPr>
      <w:r>
        <w:t>Responsable: E</w:t>
      </w:r>
      <w:r w:rsidR="132FCD2A">
        <w:t>l Profesional de Desarrollo Organizacional</w:t>
      </w:r>
      <w:r w:rsidR="646B120F">
        <w:t xml:space="preserve"> </w:t>
      </w:r>
      <w:r>
        <w:t xml:space="preserve">junto con la Jefatura Directa y el </w:t>
      </w:r>
      <w:r w:rsidR="3220E454">
        <w:t>Área de Prevención de Riesgos</w:t>
      </w:r>
      <w:r>
        <w:t>.</w:t>
      </w:r>
    </w:p>
    <w:p w14:paraId="4FA17264" w14:textId="0CE2068D" w:rsidR="304A86C2" w:rsidRDefault="0104F93C" w:rsidP="32833FC3">
      <w:pPr>
        <w:jc w:val="both"/>
      </w:pPr>
      <w:r>
        <w:t xml:space="preserve">Actividad: </w:t>
      </w:r>
      <w:commentRangeEnd w:id="25"/>
      <w:r w:rsidR="304A86C2">
        <w:rPr>
          <w:rStyle w:val="Refdecomentario"/>
          <w:sz w:val="22"/>
          <w:szCs w:val="22"/>
        </w:rPr>
        <w:commentReference w:id="25"/>
      </w:r>
      <w:r>
        <w:t>El Manual de Buenas Prácticas para la Inclusión Laboral de Personas con Discapacidad (2021) recomienda realizar una entrevista previa al ingreso. El objetivo es determinar los ajustes necesarios para que la persona pueda ejecutar sus funciones.</w:t>
      </w:r>
      <w:r w:rsidR="0A9B4A4F">
        <w:t xml:space="preserve"> Esta labor será realizada por un profesional del Departamento de Desarrollo Organizacional designado por la jefatura</w:t>
      </w:r>
      <w:r w:rsidR="0CD02421">
        <w:t xml:space="preserve"> del departamento.</w:t>
      </w:r>
    </w:p>
    <w:p w14:paraId="4914BFA4" w14:textId="49E089A7" w:rsidR="304A86C2" w:rsidRDefault="7B407FD3" w:rsidP="32833FC3">
      <w:pPr>
        <w:jc w:val="both"/>
      </w:pPr>
      <w:commentRangeStart w:id="26"/>
      <w:r>
        <w:t>Para el ingreso de personas con discapacidad, se coordinará y ejecutará una jornada de sensibilización con el equipo de trabajo previa a la incorporación, con el apoyo del área de prevención de riesgos con el objeto de fomentar un ambiente laboral inclusivo desde el primer día.</w:t>
      </w:r>
      <w:commentRangeStart w:id="27"/>
      <w:commentRangeEnd w:id="27"/>
      <w:r>
        <w:rPr>
          <w:rStyle w:val="Refdecomentario"/>
        </w:rPr>
        <w:commentReference w:id="27"/>
      </w:r>
      <w:commentRangeEnd w:id="26"/>
      <w:r>
        <w:rPr>
          <w:rStyle w:val="Refdecomentario"/>
        </w:rPr>
        <w:commentReference w:id="26"/>
      </w:r>
    </w:p>
    <w:p w14:paraId="2209F0E9" w14:textId="737A17A3" w:rsidR="304A86C2" w:rsidRDefault="304A86C2" w:rsidP="2AB30C22">
      <w:pPr>
        <w:jc w:val="both"/>
      </w:pPr>
      <w:r>
        <w:t xml:space="preserve">En el caso de </w:t>
      </w:r>
      <w:r w:rsidR="7EB72989">
        <w:t xml:space="preserve">que la jefatura directa posteriormente </w:t>
      </w:r>
      <w:r>
        <w:t>design</w:t>
      </w:r>
      <w:r w:rsidR="3D92EFD2">
        <w:t>e</w:t>
      </w:r>
      <w:r>
        <w:t xml:space="preserve"> un tutor/a</w:t>
      </w:r>
      <w:r w:rsidR="42340FF1">
        <w:t>,</w:t>
      </w:r>
      <w:r>
        <w:t xml:space="preserve"> este debe estar capacitado en materias que digan relación con el buen trato, autonomía y vida independiente.</w:t>
      </w:r>
    </w:p>
    <w:p w14:paraId="2B4853DB" w14:textId="1E8151EF" w:rsidR="304A86C2" w:rsidRDefault="0104F93C" w:rsidP="510A910A">
      <w:pPr>
        <w:pStyle w:val="Prrafodelista"/>
        <w:numPr>
          <w:ilvl w:val="0"/>
          <w:numId w:val="10"/>
        </w:numPr>
        <w:jc w:val="both"/>
      </w:pPr>
      <w:r>
        <w:t>Gestión de Accesos y Herramientas Digitales</w:t>
      </w:r>
    </w:p>
    <w:p w14:paraId="488ACAC8" w14:textId="7872ED0D" w:rsidR="304A86C2" w:rsidRDefault="304A86C2" w:rsidP="32833FC3">
      <w:pPr>
        <w:jc w:val="both"/>
      </w:pPr>
      <w:r w:rsidRPr="32833FC3">
        <w:t xml:space="preserve">Responsable: </w:t>
      </w:r>
      <w:r w:rsidR="41269FB1" w:rsidRPr="32833FC3">
        <w:t>Departamento de Gestión de Personas</w:t>
      </w:r>
      <w:r w:rsidRPr="32833FC3">
        <w:t>.</w:t>
      </w:r>
    </w:p>
    <w:p w14:paraId="7C3A037A" w14:textId="6DBA3C09" w:rsidR="304A86C2" w:rsidRDefault="304A86C2" w:rsidP="32833FC3">
      <w:pPr>
        <w:jc w:val="both"/>
      </w:pPr>
      <w:r>
        <w:t xml:space="preserve">Actividad: Previo al ingreso de la persona </w:t>
      </w:r>
      <w:r w:rsidR="7D601BEC">
        <w:t>el</w:t>
      </w:r>
      <w:r>
        <w:t xml:space="preserve"> Departamento de Gestión de Personas </w:t>
      </w:r>
      <w:r w:rsidR="03A4B67A">
        <w:t xml:space="preserve">a través de un profesional designado </w:t>
      </w:r>
      <w:r w:rsidR="5ACF423D">
        <w:t>gestionará</w:t>
      </w:r>
      <w:r>
        <w:t xml:space="preserve"> la creación de las credenciales de acceso, incluyendo el correo electrónico institucional.</w:t>
      </w:r>
    </w:p>
    <w:p w14:paraId="327CDCAF" w14:textId="08DB28A8" w:rsidR="304A86C2" w:rsidRDefault="0104F93C" w:rsidP="32833FC3">
      <w:pPr>
        <w:jc w:val="both"/>
      </w:pPr>
      <w:r>
        <w:t>En cuanto la persona ingrese a sus funciones y, si corresponde,</w:t>
      </w:r>
      <w:r w:rsidR="6EBAD6D6">
        <w:t xml:space="preserve"> </w:t>
      </w:r>
      <w:r w:rsidR="4D0274C4">
        <w:t xml:space="preserve">un profesional de Gestión de Personas realizará </w:t>
      </w:r>
      <w:r>
        <w:t xml:space="preserve">el enrolamiento en el sistema de control de asistencia. </w:t>
      </w:r>
      <w:r w:rsidR="066501AB">
        <w:t xml:space="preserve">Este profesional, también informará </w:t>
      </w:r>
      <w:r>
        <w:t>y guiar</w:t>
      </w:r>
      <w:r w:rsidR="154B1885">
        <w:t>á</w:t>
      </w:r>
      <w:r>
        <w:t xml:space="preserve"> al nuevo funcionario/a sobre el uso del </w:t>
      </w:r>
      <w:hyperlink r:id="rId21">
        <w:r w:rsidRPr="510A910A">
          <w:rPr>
            <w:rStyle w:val="Hipervnculo"/>
          </w:rPr>
          <w:t>Sistema Integrado de Gestión (SIG)</w:t>
        </w:r>
      </w:hyperlink>
      <w:r>
        <w:t>, específicamente el módulo web de Gestión y Desarrollo de Personas</w:t>
      </w:r>
      <w:r w:rsidR="6C1DC0E4">
        <w:t xml:space="preserve"> y orientará sobre </w:t>
      </w:r>
      <w:r w:rsidR="07E51C64">
        <w:t>el ingreso a</w:t>
      </w:r>
      <w:r w:rsidR="6C1DC0E4">
        <w:t xml:space="preserve"> </w:t>
      </w:r>
      <w:hyperlink r:id="rId22">
        <w:r w:rsidR="6C1DC0E4" w:rsidRPr="510A910A">
          <w:rPr>
            <w:rStyle w:val="Hipervnculo"/>
          </w:rPr>
          <w:t>Intranet FOSIS</w:t>
        </w:r>
        <w:r w:rsidR="4D8FB9B4" w:rsidRPr="510A910A">
          <w:rPr>
            <w:rStyle w:val="Hipervnculo"/>
          </w:rPr>
          <w:t>.</w:t>
        </w:r>
      </w:hyperlink>
    </w:p>
    <w:p w14:paraId="6CC44557" w14:textId="489991B0" w:rsidR="304A86C2" w:rsidRDefault="0104F93C" w:rsidP="510A910A">
      <w:pPr>
        <w:pStyle w:val="Prrafodelista"/>
        <w:numPr>
          <w:ilvl w:val="0"/>
          <w:numId w:val="9"/>
        </w:numPr>
        <w:jc w:val="both"/>
      </w:pPr>
      <w:r>
        <w:lastRenderedPageBreak/>
        <w:t>Actividades de Inducción obligatorias</w:t>
      </w:r>
    </w:p>
    <w:p w14:paraId="57EA7DD4" w14:textId="72BA3E5D" w:rsidR="304A86C2" w:rsidRDefault="304A86C2" w:rsidP="32833FC3">
      <w:pPr>
        <w:jc w:val="both"/>
      </w:pPr>
      <w:r w:rsidRPr="32833FC3">
        <w:t>Responsables: Profesional de Desarrollo Organizacional, el área de Prevención de Riesgos, la Unidad de Coordinación Estratégica (SGP), el Departamento de Tecnologías de la Información y el Departamento de Bienestar.</w:t>
      </w:r>
    </w:p>
    <w:p w14:paraId="7075529E" w14:textId="1837B91E" w:rsidR="304A86C2" w:rsidRDefault="304A86C2" w:rsidP="32833FC3">
      <w:pPr>
        <w:jc w:val="both"/>
      </w:pPr>
      <w:r w:rsidRPr="32833FC3">
        <w:t>Actividad: Durante la primera semana el profesional de Desarrollo Organizacional coordinará las siguientes actividades:</w:t>
      </w:r>
    </w:p>
    <w:p w14:paraId="1B931A2C" w14:textId="3DB8519D" w:rsidR="304A86C2" w:rsidRDefault="304A86C2" w:rsidP="000C1B70">
      <w:pPr>
        <w:pStyle w:val="Prrafodelista"/>
        <w:numPr>
          <w:ilvl w:val="0"/>
          <w:numId w:val="47"/>
        </w:numPr>
        <w:jc w:val="both"/>
      </w:pPr>
      <w:r w:rsidRPr="32833FC3">
        <w:t>Correo de Bienvenida y Documentación: En el día de ingreso, desde el Departamento de Desarrollo Organizacional se enviará un correo de bienvenida al nuevo funcionario/a que incluirá el Código de Ética, el Reglamento de Higiene y Seguridad, y el Glosario de siglas institucionales.</w:t>
      </w:r>
    </w:p>
    <w:p w14:paraId="214B8413" w14:textId="21591E04" w:rsidR="304A86C2" w:rsidRDefault="304A86C2" w:rsidP="000C1B70">
      <w:pPr>
        <w:pStyle w:val="Prrafodelista"/>
        <w:numPr>
          <w:ilvl w:val="0"/>
          <w:numId w:val="47"/>
        </w:numPr>
        <w:jc w:val="both"/>
      </w:pPr>
      <w:r w:rsidRPr="32833FC3">
        <w:t>Aula FOSIS: El Profesional de Desarrollo Organizacional se comunicará vía correo electrónico con el nuevo funcionario para informar la obligatoriedad de realizar el curso e-learning “Inducción al FOSIS” en el caso de los nuevos funcionarios/as e “Inducción Jefaturas”, en el caso de ingresar nuevas jefaturas.  El acceso se envía con el Anexo N°2 y debe completarse en los primeros 20 días hábiles</w:t>
      </w:r>
    </w:p>
    <w:p w14:paraId="274FCD03" w14:textId="0D91E9DA" w:rsidR="304A86C2" w:rsidRDefault="304A86C2" w:rsidP="000C1B70">
      <w:pPr>
        <w:pStyle w:val="Prrafodelista"/>
        <w:numPr>
          <w:ilvl w:val="0"/>
          <w:numId w:val="47"/>
        </w:numPr>
        <w:jc w:val="both"/>
      </w:pPr>
      <w:r>
        <w:t xml:space="preserve">Inducción </w:t>
      </w:r>
      <w:r w:rsidR="00D533E4">
        <w:t>Información de los Riesgos Laborales (IRL)</w:t>
      </w:r>
      <w:r>
        <w:t xml:space="preserve">: El área de Prevención de Riesgos (SAF) </w:t>
      </w:r>
      <w:r w:rsidR="74028443">
        <w:t xml:space="preserve">realizará la charla </w:t>
      </w:r>
      <w:r>
        <w:t>sobre riesgos laborales y medidas de prevención. Estas materias son obligatorias de informar durante los 30 primeros días desde el ingreso de la persona.</w:t>
      </w:r>
    </w:p>
    <w:p w14:paraId="294F6607" w14:textId="2A14B8AF" w:rsidR="304A86C2" w:rsidRDefault="304A86C2" w:rsidP="000C1B70">
      <w:pPr>
        <w:pStyle w:val="Prrafodelista"/>
        <w:numPr>
          <w:ilvl w:val="0"/>
          <w:numId w:val="47"/>
        </w:numPr>
        <w:jc w:val="both"/>
      </w:pPr>
      <w:r w:rsidRPr="32833FC3">
        <w:t>Inducción en Seguridad de la Información: El Profesional de Desarrollo Organizacional informará a la Unidad de Coordinación Estratégica (SGP) y el Departamento de Tecnologías de la Información (SAF) sobre los nuevos ingresos para que puedan recibir la inducción sobre "Seguridad de la información y plataformas digitales"</w:t>
      </w:r>
      <w:r w:rsidR="0F9A9E88" w:rsidRPr="32833FC3">
        <w:t>.</w:t>
      </w:r>
    </w:p>
    <w:p w14:paraId="43E2D5CB" w14:textId="2FA7B77B" w:rsidR="304A86C2" w:rsidRDefault="304A86C2" w:rsidP="000C1B70">
      <w:pPr>
        <w:pStyle w:val="Prrafodelista"/>
        <w:numPr>
          <w:ilvl w:val="0"/>
          <w:numId w:val="47"/>
        </w:numPr>
        <w:jc w:val="both"/>
      </w:pPr>
      <w:r w:rsidRPr="32833FC3">
        <w:t>Charla de Bienestar: El Profesional de Desarrollo Organizacional se coordinará con el Departamento de Bienestar (SDP) para que realicen una charla informativa sobre los servicios y beneficios disponibles.</w:t>
      </w:r>
    </w:p>
    <w:p w14:paraId="38E1F42E" w14:textId="15305633" w:rsidR="0104F93C" w:rsidRDefault="0104F93C" w:rsidP="000C1B70">
      <w:pPr>
        <w:pStyle w:val="Prrafodelista"/>
        <w:numPr>
          <w:ilvl w:val="0"/>
          <w:numId w:val="47"/>
        </w:numPr>
        <w:jc w:val="both"/>
      </w:pPr>
      <w:commentRangeStart w:id="28"/>
      <w:r>
        <w:t xml:space="preserve">Aula Virtual Contraloría General de la República: Será obligatorio para todas aquellas personas que ingresen al FOSIS, realizar el </w:t>
      </w:r>
      <w:hyperlink r:id="rId23">
        <w:r w:rsidRPr="510A910A">
          <w:rPr>
            <w:rStyle w:val="Hipervnculo"/>
            <w:color w:val="auto"/>
          </w:rPr>
          <w:t>curso Inducción General a la Administración del Estado</w:t>
        </w:r>
      </w:hyperlink>
      <w:r>
        <w:t xml:space="preserve">, durante los primeros 6 meses desde el ingreso al cargo. El certificado del curso debe ser enviado al Profesional de Desarrollo Organizacional encargado/a del proceso de inducción al correo </w:t>
      </w:r>
      <w:hyperlink r:id="rId24">
        <w:r w:rsidRPr="510A910A">
          <w:rPr>
            <w:rStyle w:val="Hipervnculo"/>
            <w:color w:val="auto"/>
          </w:rPr>
          <w:t>desarrollo.organizacional@fosis.gob.cl</w:t>
        </w:r>
      </w:hyperlink>
      <w:r>
        <w:t xml:space="preserve">. </w:t>
      </w:r>
      <w:commentRangeStart w:id="29"/>
      <w:commentRangeStart w:id="30"/>
      <w:commentRangeEnd w:id="28"/>
      <w:r>
        <w:rPr>
          <w:rStyle w:val="Refdecomentario"/>
          <w:sz w:val="22"/>
          <w:szCs w:val="22"/>
        </w:rPr>
        <w:commentReference w:id="28"/>
      </w:r>
      <w:commentRangeEnd w:id="29"/>
      <w:r>
        <w:rPr>
          <w:rStyle w:val="Refdecomentario"/>
          <w:sz w:val="22"/>
          <w:szCs w:val="22"/>
        </w:rPr>
        <w:commentReference w:id="29"/>
      </w:r>
      <w:commentRangeEnd w:id="30"/>
      <w:r>
        <w:rPr>
          <w:rStyle w:val="Refdecomentario"/>
          <w:sz w:val="22"/>
          <w:szCs w:val="22"/>
        </w:rPr>
        <w:commentReference w:id="30"/>
      </w:r>
    </w:p>
    <w:p w14:paraId="38AD3B5D" w14:textId="77777777" w:rsidR="6F976ED0" w:rsidRDefault="6F976ED0" w:rsidP="32833FC3">
      <w:pPr>
        <w:pStyle w:val="Prrafodelista"/>
        <w:jc w:val="both"/>
      </w:pPr>
    </w:p>
    <w:p w14:paraId="32CB3897" w14:textId="4842B8B0" w:rsidR="304A86C2" w:rsidRDefault="0104F93C" w:rsidP="510A910A">
      <w:pPr>
        <w:pStyle w:val="Prrafodelista"/>
        <w:numPr>
          <w:ilvl w:val="0"/>
          <w:numId w:val="8"/>
        </w:numPr>
        <w:jc w:val="both"/>
      </w:pPr>
      <w:r>
        <w:t xml:space="preserve">Inducción a las funciones del cargo </w:t>
      </w:r>
    </w:p>
    <w:p w14:paraId="0BD04382" w14:textId="7B09B3DA" w:rsidR="304A86C2" w:rsidRDefault="304A86C2" w:rsidP="32833FC3">
      <w:pPr>
        <w:jc w:val="both"/>
      </w:pPr>
      <w:r w:rsidRPr="32833FC3">
        <w:t>Responsable: Jefatura Directa con apoyo de un profesional que puede ser designado como tutor/a.</w:t>
      </w:r>
    </w:p>
    <w:p w14:paraId="0CF2A2EF" w14:textId="6C2DEA9E" w:rsidR="0104F93C" w:rsidRDefault="0104F93C" w:rsidP="510A910A">
      <w:pPr>
        <w:jc w:val="both"/>
      </w:pPr>
      <w:r>
        <w:t>Actividad: La jefatura directa es la responsable de recibir formalmente a la persona e impartir/derivar la inducción al cargo dejando constancia de ello en el Certificado de Inducción al Cargo (Anexo N°3). Para un correcto proceso de inducción debe organizar la carga laboral inicial del funcionario/a compatibilizando las tareas relativas al cargo con el proceso de inducción.</w:t>
      </w:r>
      <w:r w:rsidR="40AE884C">
        <w:t xml:space="preserve"> Será </w:t>
      </w:r>
      <w:r w:rsidR="40AE884C">
        <w:lastRenderedPageBreak/>
        <w:t xml:space="preserve">también responsabilidad de la jefatura directa enseñar sobre los diversos sistemas que la persona utilizará, tales como el CEDOC, </w:t>
      </w:r>
      <w:r w:rsidR="4F6B6110">
        <w:t>SGD Plus, entre otros.</w:t>
      </w:r>
    </w:p>
    <w:p w14:paraId="67449365" w14:textId="5F1E9F60" w:rsidR="304A86C2" w:rsidRDefault="0104F93C" w:rsidP="32833FC3">
      <w:pPr>
        <w:jc w:val="both"/>
      </w:pPr>
      <w:r>
        <w:t xml:space="preserve">Si bien, la jefatura directa siempre será la responsable del proceso de inducción al cargo, puede derivar en otro profesional del equipo el acompañamiento y tutoría </w:t>
      </w:r>
      <w:r w:rsidR="32B2D429">
        <w:t>de la nueva persona que ingresa al equipo.</w:t>
      </w:r>
    </w:p>
    <w:p w14:paraId="20B21F2D" w14:textId="360E4ADA" w:rsidR="6F976ED0" w:rsidRDefault="0104F93C" w:rsidP="32833FC3">
      <w:pPr>
        <w:jc w:val="both"/>
      </w:pPr>
      <w:r>
        <w:t xml:space="preserve">El rol de quien ejerce como tutor/a es orientar y acompañar durante el proceso de adaptación del nuevo funcionario/a que ingresa al FOSIS. Su objetivo es facilitar el proceso de integración tanto en aspectos estructurales como culturales de la institución. Esta persona actúa como facilitadora para la resolución de dudas y la adaptación efectiva durante el período inicial. </w:t>
      </w:r>
    </w:p>
    <w:p w14:paraId="6A860B1B" w14:textId="7B8D7D82" w:rsidR="009578CB" w:rsidRDefault="5225A5A6" w:rsidP="510A910A">
      <w:pPr>
        <w:jc w:val="both"/>
        <w:rPr>
          <w:b/>
          <w:bCs/>
        </w:rPr>
      </w:pPr>
      <w:r w:rsidRPr="510A910A">
        <w:rPr>
          <w:b/>
          <w:bCs/>
        </w:rPr>
        <w:t xml:space="preserve">6.3 </w:t>
      </w:r>
      <w:r w:rsidR="2FB5BCDA" w:rsidRPr="510A910A">
        <w:rPr>
          <w:b/>
          <w:bCs/>
        </w:rPr>
        <w:t>Inducción Inmersiva</w:t>
      </w:r>
    </w:p>
    <w:p w14:paraId="603EAE71" w14:textId="6A38FCDD" w:rsidR="009578CB" w:rsidRDefault="0728559C" w:rsidP="32833FC3">
      <w:pPr>
        <w:jc w:val="both"/>
      </w:pPr>
      <w:r w:rsidRPr="32833FC3">
        <w:t>L</w:t>
      </w:r>
      <w:r w:rsidR="6EB10201" w:rsidRPr="32833FC3">
        <w:t xml:space="preserve">a Inducción Inmersiva emerge como una herramienta estratégica en un escenario nacional marcado por una profunda crisis de confianza en las instituciones públicas. Este fenómeno se manifestó con intensidad en </w:t>
      </w:r>
      <w:r w:rsidR="327640B8" w:rsidRPr="32833FC3">
        <w:t>la</w:t>
      </w:r>
      <w:r w:rsidR="6EB10201" w:rsidRPr="32833FC3">
        <w:t xml:space="preserve"> revuelta social de octubre de 2019, </w:t>
      </w:r>
      <w:r w:rsidR="72613288" w:rsidRPr="32833FC3">
        <w:t>la cual</w:t>
      </w:r>
      <w:r w:rsidR="6EB10201" w:rsidRPr="32833FC3">
        <w:t xml:space="preserve"> evidenció una significativa distancia entre la ciudadanía y el Estado. Dicha percepción de desconfianza se encuentra respaldada por datos comparativos internacionales</w:t>
      </w:r>
      <w:r w:rsidR="26C8CC42" w:rsidRPr="32833FC3">
        <w:t xml:space="preserve">, tales </w:t>
      </w:r>
      <w:r w:rsidR="6EB10201" w:rsidRPr="32833FC3">
        <w:t xml:space="preserve">como </w:t>
      </w:r>
      <w:r w:rsidR="34E935C2" w:rsidRPr="32833FC3">
        <w:t xml:space="preserve">la </w:t>
      </w:r>
      <w:r w:rsidR="3011AB9A" w:rsidRPr="32833FC3">
        <w:t>“</w:t>
      </w:r>
      <w:commentRangeStart w:id="31"/>
      <w:r w:rsidR="35FD4EFD" w:rsidRPr="32833FC3">
        <w:t>E</w:t>
      </w:r>
      <w:r w:rsidR="34E935C2" w:rsidRPr="32833FC3">
        <w:t>ncuesta sobre los motores de la confianza 2024: Chile</w:t>
      </w:r>
      <w:commentRangeEnd w:id="31"/>
      <w:r w:rsidR="00400E5A" w:rsidRPr="32833FC3">
        <w:rPr>
          <w:rStyle w:val="Refdecomentario"/>
          <w:sz w:val="22"/>
          <w:szCs w:val="22"/>
        </w:rPr>
        <w:commentReference w:id="31"/>
      </w:r>
      <w:r w:rsidR="15415E58" w:rsidRPr="32833FC3">
        <w:t>”</w:t>
      </w:r>
      <w:r w:rsidR="6B7DC5D0" w:rsidRPr="32833FC3">
        <w:t xml:space="preserve"> </w:t>
      </w:r>
      <w:r w:rsidR="2A76925A" w:rsidRPr="32833FC3">
        <w:t>la cual revela que únicamente un 23% de la ciudadanía confía en la administración pública regional y un 24% en la nacional, situando a estas instituciones como las de menor credibilidad en el país</w:t>
      </w:r>
      <w:r w:rsidR="4B5E506C" w:rsidRPr="32833FC3">
        <w:t>.</w:t>
      </w:r>
    </w:p>
    <w:p w14:paraId="6B467BDC" w14:textId="57BAA2B1" w:rsidR="009578CB" w:rsidRDefault="518697A6" w:rsidP="32833FC3">
      <w:pPr>
        <w:jc w:val="both"/>
      </w:pPr>
      <w:r>
        <w:t>Frente a este desafío, el Estado de Chile ha impulsado una agenda de modernización con el objetivo explícito de reconstruir su legitimidad y acercar su quehacer a la ciudadanía. Este compromiso se materializa en el documento "</w:t>
      </w:r>
      <w:commentRangeStart w:id="32"/>
      <w:r>
        <w:t>Agenda de Modernización del Estado 2022-2026</w:t>
      </w:r>
      <w:commentRangeEnd w:id="32"/>
      <w:r>
        <w:rPr>
          <w:rStyle w:val="Refdecomentario"/>
          <w:sz w:val="22"/>
          <w:szCs w:val="22"/>
        </w:rPr>
        <w:commentReference w:id="32"/>
      </w:r>
      <w:r>
        <w:t xml:space="preserve">", el cual establece como pilares fundamentales recuperar la legitimidad del Estado y fortalecer la integridad pública, la empatía y la innovación en la gestión y los servicios públicos, orientando </w:t>
      </w:r>
      <w:r w:rsidR="48B79AC2">
        <w:t>toda acción</w:t>
      </w:r>
      <w:r>
        <w:t xml:space="preserve"> estatal hacia las necesidades de las personas</w:t>
      </w:r>
      <w:r w:rsidR="79EA7F53">
        <w:t>.</w:t>
      </w:r>
    </w:p>
    <w:p w14:paraId="6F9CB7BB" w14:textId="1B12DC0C" w:rsidR="009578CB" w:rsidRDefault="549F5A5A" w:rsidP="32833FC3">
      <w:pPr>
        <w:jc w:val="both"/>
      </w:pPr>
      <w:r>
        <w:t>Así es como</w:t>
      </w:r>
      <w:r w:rsidR="4D8992FC">
        <w:t>,</w:t>
      </w:r>
      <w:r>
        <w:t xml:space="preserve"> desde el Servicio </w:t>
      </w:r>
      <w:r w:rsidR="7E725FC9">
        <w:t>Civil, también</w:t>
      </w:r>
      <w:r w:rsidR="7F402982">
        <w:t xml:space="preserve"> </w:t>
      </w:r>
      <w:r w:rsidR="1B2B9040">
        <w:t xml:space="preserve">se </w:t>
      </w:r>
      <w:r>
        <w:t>ha</w:t>
      </w:r>
      <w:r w:rsidR="3E176A55">
        <w:t>n</w:t>
      </w:r>
      <w:r>
        <w:t xml:space="preserve"> levantado iniciativas </w:t>
      </w:r>
      <w:r w:rsidR="12A4B1EC">
        <w:t xml:space="preserve">tales </w:t>
      </w:r>
      <w:r>
        <w:t>como el proyecto Más Empatía Funcionaria y Directiva, e</w:t>
      </w:r>
      <w:r w:rsidR="65FAF99D">
        <w:t>l cual entrega</w:t>
      </w:r>
      <w:r>
        <w:t xml:space="preserve"> lineamientos concretos para promover prácticas laborales que fortalezcan el rol público y la conexión con la ciudadanía</w:t>
      </w:r>
      <w:r w:rsidR="7BE84D4B">
        <w:t xml:space="preserve">. En ese sentido, es que la Inducción Inmersiva opera, por lo tanto, como un eslabón en este esfuerzo sistemático, que busca </w:t>
      </w:r>
      <w:r w:rsidR="2C5B1473">
        <w:t>instalar una</w:t>
      </w:r>
      <w:r w:rsidR="7BE84D4B">
        <w:t xml:space="preserve"> cultura pública centrada en la empatía, la probidad y el servicio de calidad</w:t>
      </w:r>
      <w:r w:rsidR="42E10557">
        <w:t>,</w:t>
      </w:r>
      <w:r w:rsidR="618B3319">
        <w:t xml:space="preserve"> contribuyendo de </w:t>
      </w:r>
      <w:r w:rsidR="07762B6A">
        <w:t>manera progresiva y sostenida a una nueva cohesión entre el Estado y la ciudadanía, regenerando la confianza a través de un servicio público más humano, efectivo</w:t>
      </w:r>
      <w:r w:rsidR="15686C52">
        <w:t>,</w:t>
      </w:r>
      <w:r w:rsidR="07762B6A">
        <w:t xml:space="preserve"> cercano</w:t>
      </w:r>
      <w:r w:rsidR="053ED8F9">
        <w:t>, basado en la justicia y el buen trato.</w:t>
      </w:r>
    </w:p>
    <w:p w14:paraId="6132E442" w14:textId="15716F35" w:rsidR="009578CB" w:rsidRDefault="3C6A6BE4" w:rsidP="32833FC3">
      <w:pPr>
        <w:jc w:val="both"/>
        <w:rPr>
          <w:b/>
          <w:bCs/>
        </w:rPr>
      </w:pPr>
      <w:commentRangeStart w:id="33"/>
      <w:r w:rsidRPr="2AB30C22">
        <w:rPr>
          <w:b/>
          <w:bCs/>
        </w:rPr>
        <w:t xml:space="preserve">6.3.1 </w:t>
      </w:r>
      <w:r w:rsidR="200C74EB" w:rsidRPr="2AB30C22">
        <w:rPr>
          <w:b/>
          <w:bCs/>
        </w:rPr>
        <w:t>Inducción Inmersiva a nivel regional:</w:t>
      </w:r>
      <w:commentRangeEnd w:id="33"/>
      <w:r w:rsidR="200C74EB">
        <w:rPr>
          <w:rStyle w:val="Refdecomentario"/>
          <w:b/>
          <w:bCs/>
          <w:sz w:val="22"/>
          <w:szCs w:val="22"/>
        </w:rPr>
        <w:commentReference w:id="33"/>
      </w:r>
    </w:p>
    <w:p w14:paraId="043E00C5" w14:textId="6AA84F82" w:rsidR="0DBE37C6" w:rsidRDefault="0DBE37C6" w:rsidP="510A910A">
      <w:pPr>
        <w:jc w:val="both"/>
      </w:pPr>
      <w:r>
        <w:t>El objetivo de la inducción inmersiva es implementar una experiencia de inducción dirigida a</w:t>
      </w:r>
      <w:r w:rsidR="22B17630">
        <w:t xml:space="preserve"> directivos</w:t>
      </w:r>
      <w:r w:rsidR="37ACA5C6">
        <w:t>/as</w:t>
      </w:r>
      <w:r w:rsidR="22B17630">
        <w:t xml:space="preserve"> y</w:t>
      </w:r>
      <w:r>
        <w:t xml:space="preserve"> nuevas jefaturas con el fin de generar una conexión directa y vivencial tanto con las necesidades de los destinatarios/as de los programas del FOSIS, como con la labor de los equipos </w:t>
      </w:r>
      <w:r>
        <w:lastRenderedPageBreak/>
        <w:t xml:space="preserve">técnicos que trabajan en </w:t>
      </w:r>
      <w:r w:rsidR="699E2E31">
        <w:t xml:space="preserve">el </w:t>
      </w:r>
      <w:r>
        <w:t>territorio. Esta actividad busca sumergir a la persona en la cultura, los valores, los procesos y el propósito institucional de una manera experiencial y participativa desde</w:t>
      </w:r>
      <w:r w:rsidR="1D60AEF1">
        <w:t xml:space="preserve"> </w:t>
      </w:r>
      <w:r>
        <w:t>su primer día, trascendiendo el enfoque informativo de una inducción tradicional.</w:t>
      </w:r>
    </w:p>
    <w:p w14:paraId="1E09C2D7" w14:textId="4062D374" w:rsidR="009578CB" w:rsidRDefault="2BE9BC0F" w:rsidP="32833FC3">
      <w:pPr>
        <w:jc w:val="both"/>
      </w:pPr>
      <w:r w:rsidRPr="32833FC3">
        <w:t xml:space="preserve"> Responsables:</w:t>
      </w:r>
    </w:p>
    <w:p w14:paraId="4C8FA92E" w14:textId="7CE13365" w:rsidR="009578CB" w:rsidRDefault="2BE9BC0F" w:rsidP="000C1B70">
      <w:pPr>
        <w:pStyle w:val="Prrafodelista"/>
        <w:numPr>
          <w:ilvl w:val="0"/>
          <w:numId w:val="48"/>
        </w:numPr>
        <w:jc w:val="both"/>
      </w:pPr>
      <w:r w:rsidRPr="32833FC3">
        <w:t>Encargado/a de Personas Regional: Lidera la coordinación y ejecución del proceso, y actúa como facilitador de los aspectos valóricos y culturales de la institución</w:t>
      </w:r>
      <w:r w:rsidR="1CCACAEB" w:rsidRPr="32833FC3">
        <w:t xml:space="preserve"> a nivel regional</w:t>
      </w:r>
    </w:p>
    <w:p w14:paraId="4DA21377" w14:textId="7AF11A23" w:rsidR="009578CB" w:rsidRDefault="2BE9BC0F" w:rsidP="000C1B70">
      <w:pPr>
        <w:pStyle w:val="Prrafodelista"/>
        <w:numPr>
          <w:ilvl w:val="0"/>
          <w:numId w:val="48"/>
        </w:numPr>
        <w:jc w:val="both"/>
      </w:pPr>
      <w:r w:rsidRPr="32833FC3">
        <w:t>Jefe/a de Gestión de Programas Regional: Gestiona y autoriza la participación en actividades de terreno, designa al profesional de apoyo y valida la pertinencia de la actividad seleccionada.</w:t>
      </w:r>
    </w:p>
    <w:p w14:paraId="363C05E2" w14:textId="273B1F4C" w:rsidR="009578CB" w:rsidRDefault="2BE9BC0F" w:rsidP="000C1B70">
      <w:pPr>
        <w:pStyle w:val="Prrafodelista"/>
        <w:numPr>
          <w:ilvl w:val="0"/>
          <w:numId w:val="48"/>
        </w:numPr>
        <w:jc w:val="both"/>
      </w:pPr>
      <w:r w:rsidRPr="32833FC3">
        <w:t>Profesional del Equipo de Programas designado: Actúa como guía técnico durante la actividad en terreno, contextualizando la intervención y facilitando el vínculo con los destinatarios y el equipo.</w:t>
      </w:r>
    </w:p>
    <w:p w14:paraId="05AD69E1" w14:textId="48642F68" w:rsidR="009578CB" w:rsidRDefault="2BE9BC0F" w:rsidP="32833FC3">
      <w:pPr>
        <w:jc w:val="both"/>
      </w:pPr>
      <w:r w:rsidRPr="32833FC3">
        <w:t>Actividades:</w:t>
      </w:r>
    </w:p>
    <w:p w14:paraId="63150977" w14:textId="28373E68" w:rsidR="009578CB" w:rsidRDefault="2BE9BC0F" w:rsidP="000C1B70">
      <w:pPr>
        <w:pStyle w:val="Prrafodelista"/>
        <w:numPr>
          <w:ilvl w:val="0"/>
          <w:numId w:val="43"/>
        </w:numPr>
        <w:jc w:val="both"/>
      </w:pPr>
      <w:r w:rsidRPr="32833FC3">
        <w:t>Primero: Solicitud de Agenda de Terreno</w:t>
      </w:r>
    </w:p>
    <w:p w14:paraId="3E7FE85E" w14:textId="53A34936" w:rsidR="009578CB" w:rsidRDefault="75FD1E3D" w:rsidP="32833FC3">
      <w:pPr>
        <w:jc w:val="both"/>
      </w:pPr>
      <w:r w:rsidRPr="32833FC3">
        <w:t>Para coordinar la fecha de la inducción inmersiva, el Encargado/a Regional de Personas solicitará al Jefe/a de Gestión de Programas Regional un listado de las fechas en que su equipo tiene actividades en terreno con destinatarios, con el propósito de elegir una fecha que sea compatible con la actividad de inducción</w:t>
      </w:r>
      <w:r w:rsidR="2BE9BC0F" w:rsidRPr="32833FC3">
        <w:t>.</w:t>
      </w:r>
    </w:p>
    <w:p w14:paraId="0D270FF5" w14:textId="18985511" w:rsidR="009578CB" w:rsidRDefault="2BE9BC0F" w:rsidP="000C1B70">
      <w:pPr>
        <w:pStyle w:val="Prrafodelista"/>
        <w:numPr>
          <w:ilvl w:val="0"/>
          <w:numId w:val="44"/>
        </w:numPr>
        <w:jc w:val="both"/>
      </w:pPr>
      <w:r w:rsidRPr="32833FC3">
        <w:t>Segundo: Determinación de la Actividad y Designación</w:t>
      </w:r>
    </w:p>
    <w:p w14:paraId="32E76BED" w14:textId="2927599F" w:rsidR="009578CB" w:rsidRDefault="2BE9BC0F" w:rsidP="32833FC3">
      <w:pPr>
        <w:jc w:val="both"/>
      </w:pPr>
      <w:r w:rsidRPr="32833FC3">
        <w:t xml:space="preserve">El/la Jefe/a de Gestión de Programas Regional </w:t>
      </w:r>
      <w:r w:rsidR="58F12F29" w:rsidRPr="32833FC3">
        <w:t xml:space="preserve">propondrá o podrá </w:t>
      </w:r>
      <w:r w:rsidRPr="32833FC3">
        <w:t>determinará qué actividad específica en terreno será parte del proceso de inducción, asegurando que sea representativa del trabajo del FOSIS. Posteriormente, designará a un/a Profesional de su equipo para que apoye el proceso e informará esta decisión al Encargado de Personas.</w:t>
      </w:r>
    </w:p>
    <w:p w14:paraId="0C5D457E" w14:textId="71862956" w:rsidR="009578CB" w:rsidRDefault="2BE9BC0F" w:rsidP="000C1B70">
      <w:pPr>
        <w:pStyle w:val="Prrafodelista"/>
        <w:numPr>
          <w:ilvl w:val="0"/>
          <w:numId w:val="45"/>
        </w:numPr>
        <w:jc w:val="both"/>
      </w:pPr>
      <w:r w:rsidRPr="32833FC3">
        <w:t>Tercero: Informar a la nueva jefatura</w:t>
      </w:r>
    </w:p>
    <w:p w14:paraId="6C8F8F0D" w14:textId="04874ED1" w:rsidR="009578CB" w:rsidRDefault="2BE9BC0F" w:rsidP="32833FC3">
      <w:pPr>
        <w:jc w:val="both"/>
      </w:pPr>
      <w:r w:rsidRPr="32833FC3">
        <w:t>El/la Encargado/a de Personas Regional informará a la nueva jefatura sobre la fecha, hora, lugar y objetivo de la inducción inmersiva.</w:t>
      </w:r>
      <w:r w:rsidR="463984B9" w:rsidRPr="32833FC3">
        <w:t xml:space="preserve"> Junto a lo anterior apoyará a la nueva jefatura </w:t>
      </w:r>
      <w:r w:rsidR="2CE09A2A" w:rsidRPr="32833FC3">
        <w:t>en el envío a través del Sistema Integrado de Gestión (SIG) el Formulario de Solicitud Cometido</w:t>
      </w:r>
      <w:r w:rsidR="038E1BD0" w:rsidRPr="32833FC3">
        <w:t xml:space="preserve"> (Nacional o sin Pago según corresponda).</w:t>
      </w:r>
    </w:p>
    <w:p w14:paraId="6AEF69E4" w14:textId="217B1669" w:rsidR="009578CB" w:rsidRDefault="2BE9BC0F" w:rsidP="000C1B70">
      <w:pPr>
        <w:pStyle w:val="Prrafodelista"/>
        <w:numPr>
          <w:ilvl w:val="0"/>
          <w:numId w:val="46"/>
        </w:numPr>
        <w:jc w:val="both"/>
      </w:pPr>
      <w:r w:rsidRPr="32833FC3">
        <w:t xml:space="preserve">Cuarto: Ejecución de la Inducción Inmersiva </w:t>
      </w:r>
    </w:p>
    <w:p w14:paraId="13163D51" w14:textId="7878978C" w:rsidR="009578CB" w:rsidRDefault="220077C6" w:rsidP="32833FC3">
      <w:pPr>
        <w:jc w:val="both"/>
      </w:pPr>
      <w:r>
        <w:t>El día de la actividad, el/la Profesional de Programas designado acompañará a la nueva jefatura</w:t>
      </w:r>
      <w:r w:rsidR="1EE0A172">
        <w:t xml:space="preserve">. </w:t>
      </w:r>
      <w:r w:rsidR="3549B98C">
        <w:t>A</w:t>
      </w:r>
      <w:r w:rsidR="1EE0A172">
        <w:t>l momento de llegar a la actividad en terreno,</w:t>
      </w:r>
      <w:r w:rsidR="0282B463">
        <w:t xml:space="preserve"> el profesional de</w:t>
      </w:r>
      <w:r w:rsidR="416897B1">
        <w:t>l</w:t>
      </w:r>
      <w:r w:rsidR="0282B463">
        <w:t xml:space="preserve"> Programa</w:t>
      </w:r>
      <w:r w:rsidR="416897B1">
        <w:t xml:space="preserve"> asoci</w:t>
      </w:r>
      <w:r w:rsidR="5AA20FED">
        <w:t>ado a la actividad</w:t>
      </w:r>
      <w:r w:rsidR="0282B463">
        <w:t xml:space="preserve"> será </w:t>
      </w:r>
      <w:r>
        <w:t xml:space="preserve">el encargado de presentar a la nueva jefatura ante los participantes y el equipo en terreno. Entregar el contexto operativo de la actividad, señalando el programa al que pertenece, los objetivos </w:t>
      </w:r>
      <w:r>
        <w:lastRenderedPageBreak/>
        <w:t>específicos que se buscan y los temas que se abordarán en la jornada</w:t>
      </w:r>
      <w:r w:rsidR="36618D0A">
        <w:t xml:space="preserve"> y</w:t>
      </w:r>
      <w:r w:rsidR="1E836B51">
        <w:t xml:space="preserve"> además </w:t>
      </w:r>
      <w:r w:rsidR="0419DD8D">
        <w:t>brindará</w:t>
      </w:r>
      <w:r w:rsidR="1E836B51">
        <w:t xml:space="preserve"> </w:t>
      </w:r>
      <w:r>
        <w:t>información relevante sobre los destinatarios/as de</w:t>
      </w:r>
      <w:r w:rsidR="1EB9CE0D">
        <w:t>l</w:t>
      </w:r>
      <w:r>
        <w:t xml:space="preserve"> programa del FOSIS que participan en la actividad.</w:t>
      </w:r>
    </w:p>
    <w:p w14:paraId="64D70FD2" w14:textId="0AD6D3C4" w:rsidR="009578CB" w:rsidRDefault="0AB610AC" w:rsidP="32833FC3">
      <w:pPr>
        <w:jc w:val="both"/>
      </w:pPr>
      <w:r w:rsidRPr="32833FC3">
        <w:t>Al término de la jornada, se debe dejar constancia de la participación de la nueva jefatura en el Formulario de Inducción Inmersiva (Anexo N°</w:t>
      </w:r>
      <w:r w:rsidR="1F2D0DFD" w:rsidRPr="32833FC3">
        <w:t>6</w:t>
      </w:r>
      <w:r w:rsidRPr="32833FC3">
        <w:t>)</w:t>
      </w:r>
    </w:p>
    <w:p w14:paraId="123A7E6C" w14:textId="477ABB72" w:rsidR="00842BE9" w:rsidRDefault="00B34BB6" w:rsidP="32833FC3">
      <w:pPr>
        <w:jc w:val="both"/>
      </w:pPr>
      <w:commentRangeStart w:id="34"/>
      <w:commentRangeStart w:id="35"/>
      <w:r>
        <w:t>Además,</w:t>
      </w:r>
      <w:r w:rsidR="00842BE9">
        <w:t xml:space="preserve"> </w:t>
      </w:r>
      <w:r w:rsidR="00C02794">
        <w:t xml:space="preserve">una vez al mes </w:t>
      </w:r>
      <w:r w:rsidR="00842BE9">
        <w:t>se debe compartir al Departamento de Desarrollo Organizacional la Resolución de Cometido Funcionario</w:t>
      </w:r>
      <w:r w:rsidR="00F50D45">
        <w:t xml:space="preserve"> adjuntando el Formulario de Solicitud de Cometido (Nacional o Sin Pago)</w:t>
      </w:r>
      <w:r w:rsidR="00C02794">
        <w:t xml:space="preserve"> de quién recibió la inducción inmersiva.</w:t>
      </w:r>
      <w:commentRangeEnd w:id="34"/>
      <w:r>
        <w:rPr>
          <w:rStyle w:val="Refdecomentario"/>
        </w:rPr>
        <w:commentReference w:id="34"/>
      </w:r>
      <w:commentRangeEnd w:id="35"/>
      <w:r>
        <w:rPr>
          <w:rStyle w:val="Refdecomentario"/>
        </w:rPr>
        <w:commentReference w:id="35"/>
      </w:r>
    </w:p>
    <w:p w14:paraId="0F9778CB" w14:textId="3A88780E" w:rsidR="009578CB" w:rsidRDefault="52A5AA50" w:rsidP="32833FC3">
      <w:pPr>
        <w:jc w:val="both"/>
        <w:rPr>
          <w:b/>
          <w:bCs/>
        </w:rPr>
      </w:pPr>
      <w:r w:rsidRPr="2AB30C22">
        <w:rPr>
          <w:b/>
          <w:bCs/>
        </w:rPr>
        <w:t xml:space="preserve">6.3.2 </w:t>
      </w:r>
      <w:r w:rsidR="147D6E02" w:rsidRPr="2AB30C22">
        <w:rPr>
          <w:b/>
          <w:bCs/>
        </w:rPr>
        <w:t>Inducción Inmersiva Nivel Central:</w:t>
      </w:r>
    </w:p>
    <w:p w14:paraId="2B19DF6A" w14:textId="7A241716" w:rsidR="009578CB" w:rsidRDefault="15F714E6" w:rsidP="32833FC3">
      <w:pPr>
        <w:jc w:val="both"/>
      </w:pPr>
      <w:r w:rsidRPr="32833FC3">
        <w:t xml:space="preserve">Considerando la naturaleza descentralizada de la ejecución de los programas del FOSIS, la inducción inmersiva del Nivel Central se llevará a cabo con el apoyo del FOSIS Región Metropolitana, </w:t>
      </w:r>
      <w:r w:rsidR="5D8F6DB5" w:rsidRPr="32833FC3">
        <w:t>quien brindará la asistencia técnica y operativa necesaria para llevar a cabo la actividad en conjunto.</w:t>
      </w:r>
    </w:p>
    <w:p w14:paraId="325BF140" w14:textId="1F2F20D7" w:rsidR="009578CB" w:rsidRDefault="147D6E02" w:rsidP="32833FC3">
      <w:pPr>
        <w:jc w:val="both"/>
      </w:pPr>
      <w:r w:rsidRPr="32833FC3">
        <w:t>Responsables:</w:t>
      </w:r>
    </w:p>
    <w:p w14:paraId="2682AA31" w14:textId="11C8F252" w:rsidR="009578CB" w:rsidRDefault="147D6E02" w:rsidP="000C1B70">
      <w:pPr>
        <w:pStyle w:val="Prrafodelista"/>
        <w:numPr>
          <w:ilvl w:val="0"/>
          <w:numId w:val="48"/>
        </w:numPr>
        <w:jc w:val="both"/>
      </w:pPr>
      <w:r w:rsidRPr="32833FC3">
        <w:t>Profesional de Desarrollo Organizacional: Lidera la coordinación y ejecución del proceso, y actúa como facilitador de los aspectos valóricos y culturales de la institución en el nivel central.</w:t>
      </w:r>
    </w:p>
    <w:p w14:paraId="496A3987" w14:textId="1B6B0EA9" w:rsidR="009578CB" w:rsidRDefault="147D6E02" w:rsidP="000C1B70">
      <w:pPr>
        <w:pStyle w:val="Prrafodelista"/>
        <w:numPr>
          <w:ilvl w:val="0"/>
          <w:numId w:val="48"/>
        </w:numPr>
        <w:jc w:val="both"/>
      </w:pPr>
      <w:r w:rsidRPr="32833FC3">
        <w:t>Jefe/a de Gestión de Programas Regi</w:t>
      </w:r>
      <w:r w:rsidR="13707DDD" w:rsidRPr="32833FC3">
        <w:t>ón Metropolitana</w:t>
      </w:r>
      <w:r w:rsidRPr="32833FC3">
        <w:t>: Gestiona y autoriza la participación en actividades de terreno, designa al profesional de apoyo y valida la pertinencia de la actividad seleccionada.</w:t>
      </w:r>
    </w:p>
    <w:p w14:paraId="67DD4407" w14:textId="273B1F4C" w:rsidR="009578CB" w:rsidRDefault="147D6E02" w:rsidP="000C1B70">
      <w:pPr>
        <w:pStyle w:val="Prrafodelista"/>
        <w:numPr>
          <w:ilvl w:val="0"/>
          <w:numId w:val="48"/>
        </w:numPr>
        <w:jc w:val="both"/>
      </w:pPr>
      <w:r w:rsidRPr="32833FC3">
        <w:t>Profesional del Equipo de Programas designado: Actúa como guía técnico durante la actividad en terreno, contextualizando la intervención y facilitando el vínculo con los destinatarios y el equipo.</w:t>
      </w:r>
    </w:p>
    <w:p w14:paraId="46AE2939" w14:textId="4197A86B" w:rsidR="009578CB" w:rsidRDefault="07ED3744" w:rsidP="32833FC3">
      <w:pPr>
        <w:jc w:val="both"/>
      </w:pPr>
      <w:r w:rsidRPr="32833FC3">
        <w:t xml:space="preserve">Actividades: </w:t>
      </w:r>
    </w:p>
    <w:p w14:paraId="28526C8C" w14:textId="150079CD" w:rsidR="009578CB" w:rsidRDefault="07ED3744" w:rsidP="000C1B70">
      <w:pPr>
        <w:pStyle w:val="Prrafodelista"/>
        <w:numPr>
          <w:ilvl w:val="0"/>
          <w:numId w:val="42"/>
        </w:numPr>
        <w:jc w:val="both"/>
      </w:pPr>
      <w:r w:rsidRPr="32833FC3">
        <w:t xml:space="preserve">Primero: Solicitud de Agenda de Terreno </w:t>
      </w:r>
    </w:p>
    <w:p w14:paraId="5E59689B" w14:textId="57A1D51E" w:rsidR="009578CB" w:rsidRDefault="57213EF7" w:rsidP="32833FC3">
      <w:pPr>
        <w:jc w:val="both"/>
      </w:pPr>
      <w:r w:rsidRPr="32833FC3">
        <w:t>Para coordinar la fecha de la inducción inmersiva, el Profesional de Desarrollo Organizacional solicitará al Jefe/a de Gestión de Programas de la Región Metropolitana un listado de las fechas en que su equipo tiene actividades en terreno con destinatarios, con el propósito de elegir una fecha que sea compatible con dichas operaciones</w:t>
      </w:r>
      <w:r w:rsidR="16A66EDE" w:rsidRPr="32833FC3">
        <w:t xml:space="preserve"> </w:t>
      </w:r>
    </w:p>
    <w:p w14:paraId="6A3F40E5" w14:textId="15938A88" w:rsidR="009578CB" w:rsidRDefault="07ED3744" w:rsidP="000C1B70">
      <w:pPr>
        <w:pStyle w:val="Prrafodelista"/>
        <w:numPr>
          <w:ilvl w:val="0"/>
          <w:numId w:val="41"/>
        </w:numPr>
        <w:jc w:val="both"/>
      </w:pPr>
      <w:r w:rsidRPr="32833FC3">
        <w:t xml:space="preserve">Segundo: Determinación de la Actividad y Designación </w:t>
      </w:r>
    </w:p>
    <w:p w14:paraId="279EB629" w14:textId="7BD5D7F0" w:rsidR="009578CB" w:rsidRDefault="07ED3744" w:rsidP="32833FC3">
      <w:pPr>
        <w:jc w:val="both"/>
      </w:pPr>
      <w:r w:rsidRPr="32833FC3">
        <w:t xml:space="preserve">El/la Jefe/a de Gestión de Programas </w:t>
      </w:r>
      <w:r w:rsidR="49F904AF" w:rsidRPr="32833FC3">
        <w:t>de la Región Metropolitana propondrá fechas o</w:t>
      </w:r>
      <w:r w:rsidRPr="32833FC3">
        <w:t xml:space="preserve"> determinará qué actividad específica en terreno será parte del proceso de inducción, asegurando que sea representativa del trabajo del FOSIS. Posteriormente, designará a un/a Profesional de su equipo para que apoye el proceso e informará esta decisión al Encargado de Personas. </w:t>
      </w:r>
    </w:p>
    <w:p w14:paraId="57CA0CC4" w14:textId="7995F802" w:rsidR="009578CB" w:rsidRDefault="07ED3744" w:rsidP="000C1B70">
      <w:pPr>
        <w:pStyle w:val="Prrafodelista"/>
        <w:numPr>
          <w:ilvl w:val="0"/>
          <w:numId w:val="40"/>
        </w:numPr>
        <w:jc w:val="both"/>
      </w:pPr>
      <w:r w:rsidRPr="32833FC3">
        <w:t xml:space="preserve">Tercero: Informar a la nueva jefatura </w:t>
      </w:r>
    </w:p>
    <w:p w14:paraId="296B84F7" w14:textId="68BCB537" w:rsidR="009578CB" w:rsidRDefault="07ED3744" w:rsidP="32833FC3">
      <w:pPr>
        <w:jc w:val="both"/>
      </w:pPr>
      <w:r w:rsidRPr="32833FC3">
        <w:lastRenderedPageBreak/>
        <w:t>El</w:t>
      </w:r>
      <w:r w:rsidR="4D30EFD1" w:rsidRPr="32833FC3">
        <w:t xml:space="preserve"> Profesional de Desarrollo Organizacional </w:t>
      </w:r>
      <w:r w:rsidRPr="32833FC3">
        <w:t xml:space="preserve">informará a la nueva jefatura sobre la fecha, hora, lugar y objetivo de la inducción inmersiva. Junto a lo anterior apoyará a la nueva jefatura en el envío a través del Sistema Integrado de Gestión (SIG) el Formulario de Solicitud Cometido (Nacional o sin Pago según corresponda). </w:t>
      </w:r>
    </w:p>
    <w:p w14:paraId="6DBD74CB" w14:textId="32483E9B" w:rsidR="009578CB" w:rsidRDefault="07ED3744" w:rsidP="000C1B70">
      <w:pPr>
        <w:pStyle w:val="Prrafodelista"/>
        <w:numPr>
          <w:ilvl w:val="0"/>
          <w:numId w:val="39"/>
        </w:numPr>
        <w:jc w:val="both"/>
      </w:pPr>
      <w:r w:rsidRPr="32833FC3">
        <w:t xml:space="preserve">Cuarto: Ejecución de la Inducción Inmersiva  </w:t>
      </w:r>
    </w:p>
    <w:p w14:paraId="23B3CC2C" w14:textId="2482A19A" w:rsidR="009578CB" w:rsidRDefault="07ED3744" w:rsidP="32833FC3">
      <w:pPr>
        <w:jc w:val="both"/>
      </w:pPr>
      <w:r>
        <w:t xml:space="preserve">El día de la actividad, </w:t>
      </w:r>
      <w:r w:rsidR="0E52876A">
        <w:t xml:space="preserve">tanto el Profesional de Desarrollo Organizacional como </w:t>
      </w:r>
      <w:r>
        <w:t>el/la Profesional de</w:t>
      </w:r>
      <w:ins w:id="36" w:author="Valentina Navarro Peralta" w:date="2025-10-28T12:18:00Z">
        <w:r w:rsidR="0026496D">
          <w:t>l</w:t>
        </w:r>
      </w:ins>
      <w:r>
        <w:t xml:space="preserve"> Programa</w:t>
      </w:r>
      <w:r w:rsidR="0026496D">
        <w:t xml:space="preserve"> asociado a la actividad</w:t>
      </w:r>
      <w:r>
        <w:t xml:space="preserve"> acompañará a la nueva jefatura. </w:t>
      </w:r>
      <w:r w:rsidR="5B994B03">
        <w:t>Además,</w:t>
      </w:r>
      <w:r>
        <w:t xml:space="preserve"> </w:t>
      </w:r>
      <w:r w:rsidR="43321334">
        <w:t>se le explicará a la jefatura o directo</w:t>
      </w:r>
      <w:r>
        <w:t xml:space="preserve"> el objetivo de la inducción inmersiva, información que le proporcionará el </w:t>
      </w:r>
      <w:r w:rsidR="0445B2B3">
        <w:t>Profesional de Desarrollo Organizacional</w:t>
      </w:r>
      <w:r>
        <w:t xml:space="preserve">. Junto a lo anterior, al momento de llegar a la actividad en terreno, el profesional de Programas será el encargado de presentar a la nueva jefatura ante los participantes y el equipo en terreno. Entregar el contexto operativo de la actividad, señalando el programa al que pertenece, los objetivos específicos que se buscan y los temas que se abordarán en la jornada y además brindará información relevante sobre los destinatarios/as del programa del FOSIS que participan en la actividad. </w:t>
      </w:r>
    </w:p>
    <w:p w14:paraId="1ECE7AEF" w14:textId="7D1FCA43" w:rsidR="009578CB" w:rsidRDefault="07ED3744" w:rsidP="32833FC3">
      <w:pPr>
        <w:jc w:val="both"/>
      </w:pPr>
      <w:r w:rsidRPr="32833FC3">
        <w:t>Al término de la jornada, se debe dejar constancia de la participación de la nueva jefatura en el Formulario de Inducción Inmersiva (Anexo N°6)</w:t>
      </w:r>
    </w:p>
    <w:p w14:paraId="1F38E61A" w14:textId="56239B26" w:rsidR="009578CB" w:rsidRDefault="38256FC0" w:rsidP="32833FC3">
      <w:pPr>
        <w:jc w:val="both"/>
      </w:pPr>
      <w:r w:rsidRPr="32833FC3">
        <w:t>Por último, es preciso señalar que la inducción inmersiva se distingue de un proceso tradicional por su metodología activa, vivencial y centrada en la experiencia directa del nuevo funcionario, lo cual busca fomentar un aprendizaje significativo a través de la observación participante y la interacción real con el quehacer institucional en territorio.</w:t>
      </w:r>
    </w:p>
    <w:p w14:paraId="64B04A98" w14:textId="201A5F6C" w:rsidR="009578CB" w:rsidRDefault="27A21E0E" w:rsidP="2AB30C22">
      <w:pPr>
        <w:jc w:val="both"/>
        <w:rPr>
          <w:b/>
          <w:bCs/>
        </w:rPr>
      </w:pPr>
      <w:r w:rsidRPr="2AB30C22">
        <w:rPr>
          <w:b/>
          <w:bCs/>
        </w:rPr>
        <w:t xml:space="preserve">6.4 </w:t>
      </w:r>
      <w:r w:rsidR="00DB084E" w:rsidRPr="2AB30C22">
        <w:rPr>
          <w:b/>
          <w:bCs/>
        </w:rPr>
        <w:t xml:space="preserve">Reinducción: </w:t>
      </w:r>
      <w:r w:rsidR="2041B18D" w:rsidRPr="2AB30C22">
        <w:rPr>
          <w:b/>
          <w:bCs/>
        </w:rPr>
        <w:t>Inducción para personas que se reintegran posterior a una ausencia prolongada (6 meses)</w:t>
      </w:r>
    </w:p>
    <w:p w14:paraId="52D14B0F" w14:textId="392FEFCC" w:rsidR="0052241C" w:rsidRDefault="006153A5" w:rsidP="2AB30C22">
      <w:pPr>
        <w:jc w:val="both"/>
      </w:pPr>
      <w:r w:rsidRPr="2AB30C22">
        <w:t>La reinducción es un proceso planificado y formal destinado a reintegrar, actualizar y realinear a un funcionario</w:t>
      </w:r>
      <w:r w:rsidR="007444E4" w:rsidRPr="2AB30C22">
        <w:t>/a</w:t>
      </w:r>
      <w:r w:rsidR="00A823F5" w:rsidRPr="2AB30C22">
        <w:t xml:space="preserve"> </w:t>
      </w:r>
      <w:r w:rsidR="00603FF9" w:rsidRPr="2AB30C22">
        <w:t>que</w:t>
      </w:r>
      <w:r w:rsidR="00A823F5" w:rsidRPr="2AB30C22">
        <w:t xml:space="preserve"> retorna después de una ausencia prolongada</w:t>
      </w:r>
      <w:r w:rsidR="0018698D" w:rsidRPr="2AB30C22">
        <w:t xml:space="preserve"> (6 meses</w:t>
      </w:r>
      <w:r w:rsidR="3C6B86D4" w:rsidRPr="2AB30C22">
        <w:t xml:space="preserve"> o más</w:t>
      </w:r>
      <w:r w:rsidR="00901714" w:rsidRPr="2AB30C22">
        <w:t>)</w:t>
      </w:r>
      <w:r w:rsidR="0018698D" w:rsidRPr="2AB30C22">
        <w:t xml:space="preserve">. </w:t>
      </w:r>
      <w:r w:rsidR="00001EFC" w:rsidRPr="2AB30C22">
        <w:t xml:space="preserve">Su objetivo principal es asegurar que el/la funcionario/a </w:t>
      </w:r>
      <w:r w:rsidR="009B2588" w:rsidRPr="2AB30C22">
        <w:t xml:space="preserve">se reintegre </w:t>
      </w:r>
      <w:r w:rsidR="008B255C" w:rsidRPr="2AB30C22">
        <w:t>a través de un proceso de acompañamiento</w:t>
      </w:r>
      <w:r w:rsidR="00680521" w:rsidRPr="2AB30C22">
        <w:t xml:space="preserve"> </w:t>
      </w:r>
      <w:r w:rsidR="007A6168" w:rsidRPr="2AB30C22">
        <w:t xml:space="preserve">que </w:t>
      </w:r>
      <w:r w:rsidR="00680521" w:rsidRPr="2AB30C22">
        <w:t>será fundamental para r</w:t>
      </w:r>
      <w:r w:rsidR="00001EFC" w:rsidRPr="2AB30C22">
        <w:t>ecuper</w:t>
      </w:r>
      <w:r w:rsidR="00680521" w:rsidRPr="2AB30C22">
        <w:t>ar</w:t>
      </w:r>
      <w:r w:rsidR="00001EFC" w:rsidRPr="2AB30C22">
        <w:t xml:space="preserve"> su plena capacidad operativa, </w:t>
      </w:r>
      <w:r w:rsidR="216DA68D" w:rsidRPr="2AB30C22">
        <w:t>pueda volver a alinearse</w:t>
      </w:r>
      <w:r w:rsidR="00001EFC" w:rsidRPr="2AB30C22">
        <w:t xml:space="preserve"> con los objetivos estratégicos</w:t>
      </w:r>
      <w:r w:rsidR="44DF6407" w:rsidRPr="2AB30C22">
        <w:t xml:space="preserve"> del equipo</w:t>
      </w:r>
      <w:r w:rsidR="00001EFC" w:rsidRPr="2AB30C22">
        <w:t xml:space="preserve"> (en caso de que corresponda) y renueve su compromiso con la institución.</w:t>
      </w:r>
    </w:p>
    <w:p w14:paraId="3713D455" w14:textId="0F530C5F" w:rsidR="350B6C0E" w:rsidRDefault="350B6C0E" w:rsidP="2AB30C22">
      <w:pPr>
        <w:jc w:val="both"/>
      </w:pPr>
      <w:r w:rsidRPr="2AB30C22">
        <w:t>Casos Específicos de Ausencia Prolongada:</w:t>
      </w:r>
    </w:p>
    <w:p w14:paraId="1735173A" w14:textId="55A4C26E" w:rsidR="350B6C0E" w:rsidRDefault="350B6C0E" w:rsidP="2AB30C22">
      <w:pPr>
        <w:jc w:val="both"/>
      </w:pPr>
      <w:r w:rsidRPr="2AB30C22">
        <w:t xml:space="preserve">Licencia Médica Larga (Ley 16.744 sobre Accidentes del Trabajo y Enfermedades Profesionales): El retorno debe ser manejado con especial cuidado, priorizando la salud del trabajador. Si hay secuelas, se debe evaluar la necesidad de ajustes razonables en el puesto o incluso la reubicación (como establece el DS 40 del reglamento de la ley 16.744). </w:t>
      </w:r>
    </w:p>
    <w:p w14:paraId="720D6A09" w14:textId="0172E55B" w:rsidR="350B6C0E" w:rsidRDefault="350B6C0E" w:rsidP="2AB30C22">
      <w:pPr>
        <w:jc w:val="both"/>
      </w:pPr>
      <w:r w:rsidRPr="2AB30C22">
        <w:lastRenderedPageBreak/>
        <w:t xml:space="preserve">Postnatal o Cuidado de Hijo Enfermo (Ley 20.545 / Código del Trabajo): Las madres y padres que retornan después de este período suelen necesitar una reinducción para ponerse al día con los cambios ocurridos durante su licencia. </w:t>
      </w:r>
    </w:p>
    <w:p w14:paraId="3A81D619" w14:textId="72F8AA5D" w:rsidR="350B6C0E" w:rsidRDefault="350B6C0E" w:rsidP="2AB30C22">
      <w:pPr>
        <w:jc w:val="both"/>
      </w:pPr>
      <w:r w:rsidRPr="2AB30C22">
        <w:t xml:space="preserve">Otros: Ejemplo: </w:t>
      </w:r>
      <w:r w:rsidR="4A364024" w:rsidRPr="2AB30C22">
        <w:t>P</w:t>
      </w:r>
      <w:r w:rsidRPr="2AB30C22">
        <w:t>ermisos sin goce de sueldo, Comisiones de servicio</w:t>
      </w:r>
      <w:r w:rsidR="44AE8218" w:rsidRPr="2AB30C22">
        <w:t xml:space="preserve">: </w:t>
      </w:r>
      <w:r w:rsidR="2CB83336" w:rsidRPr="2AB30C22">
        <w:t xml:space="preserve">Será deber de la institución informar, apoyar y acompañar a la persona cuando retorne a sus funciones. </w:t>
      </w:r>
    </w:p>
    <w:p w14:paraId="05F0295E" w14:textId="499159CE" w:rsidR="660C5BD9" w:rsidRDefault="3281A9E5" w:rsidP="510A910A">
      <w:pPr>
        <w:jc w:val="both"/>
      </w:pPr>
      <w:r w:rsidRPr="510A910A">
        <w:rPr>
          <w:b/>
          <w:bCs/>
        </w:rPr>
        <w:t xml:space="preserve">6.4.1 </w:t>
      </w:r>
      <w:r w:rsidR="7A5130C4" w:rsidRPr="510A910A">
        <w:rPr>
          <w:b/>
          <w:bCs/>
        </w:rPr>
        <w:t>Actividades a Nivel Regional:</w:t>
      </w:r>
    </w:p>
    <w:p w14:paraId="618915F4" w14:textId="1C23837F" w:rsidR="660C5BD9" w:rsidRDefault="17BBFCCA" w:rsidP="510A910A">
      <w:pPr>
        <w:pStyle w:val="Prrafodelista"/>
        <w:numPr>
          <w:ilvl w:val="0"/>
          <w:numId w:val="7"/>
        </w:numPr>
        <w:jc w:val="both"/>
      </w:pPr>
      <w:r w:rsidRPr="510A910A">
        <w:t>Comunicación Anticipada y Entrevista de Retorno</w:t>
      </w:r>
    </w:p>
    <w:p w14:paraId="52D92169" w14:textId="35A7CC9B" w:rsidR="660C5BD9" w:rsidRDefault="2AD8790F" w:rsidP="2AB30C22">
      <w:pPr>
        <w:jc w:val="both"/>
      </w:pPr>
      <w:r w:rsidRPr="510A910A">
        <w:t xml:space="preserve">Responsabilidad: Encargado/a de Personas Regional y en caso de ausencia o impedimento de este, será responsable </w:t>
      </w:r>
      <w:r w:rsidR="12CC0F3E" w:rsidRPr="510A910A">
        <w:t>el Profesional de Desarrollo Organizacional Encargado del Proceso de Inducción a Nivel Nacional</w:t>
      </w:r>
      <w:r w:rsidRPr="510A910A">
        <w:t>.</w:t>
      </w:r>
    </w:p>
    <w:p w14:paraId="2B56C7B7" w14:textId="3887C052" w:rsidR="60E5823C" w:rsidRDefault="75E1E5E6" w:rsidP="2AB30C22">
      <w:pPr>
        <w:jc w:val="both"/>
      </w:pPr>
      <w:r w:rsidRPr="2AB30C22">
        <w:t xml:space="preserve">Antes del </w:t>
      </w:r>
      <w:r w:rsidR="69323B58" w:rsidRPr="2AB30C22">
        <w:t>retorno de la persona</w:t>
      </w:r>
      <w:r w:rsidRPr="2AB30C22">
        <w:t xml:space="preserve"> es responsabilidad del Encargado/a de Personas regional contactar</w:t>
      </w:r>
      <w:r w:rsidR="1FF8D67D" w:rsidRPr="2AB30C22">
        <w:t>se con ella</w:t>
      </w:r>
      <w:r w:rsidRPr="2AB30C22">
        <w:t xml:space="preserve"> para ofrecer apoyo en su regreso. Este contacto debe centrarse exclusivamente en </w:t>
      </w:r>
      <w:r w:rsidR="2F241573" w:rsidRPr="2AB30C22">
        <w:t>saber cómo se encuentra la persona</w:t>
      </w:r>
      <w:r w:rsidRPr="2AB30C22">
        <w:t xml:space="preserve"> y evaluar si requiere ajustes en su puesto </w:t>
      </w:r>
      <w:r w:rsidR="0971A5BC" w:rsidRPr="2AB30C22">
        <w:t xml:space="preserve">de trabajo </w:t>
      </w:r>
      <w:r w:rsidRPr="2AB30C22">
        <w:t>para facilitar la reincorporación. Se recuerda que</w:t>
      </w:r>
      <w:r w:rsidR="39B0392D" w:rsidRPr="2AB30C22">
        <w:t xml:space="preserve">, en caso de que la persona que retorne </w:t>
      </w:r>
      <w:r w:rsidR="528C39C8" w:rsidRPr="2AB30C22">
        <w:t>sea por motivo de</w:t>
      </w:r>
      <w:r w:rsidR="39B0392D" w:rsidRPr="2AB30C22">
        <w:t xml:space="preserve"> una licencia médica</w:t>
      </w:r>
      <w:r w:rsidRPr="2AB30C22">
        <w:t xml:space="preserve"> </w:t>
      </w:r>
      <w:r w:rsidR="60916642" w:rsidRPr="2AB30C22">
        <w:t xml:space="preserve">prolongada, queda </w:t>
      </w:r>
      <w:r w:rsidRPr="2AB30C22">
        <w:t xml:space="preserve">prohibido preguntar por el diagnóstico o </w:t>
      </w:r>
      <w:r w:rsidR="0FE74855" w:rsidRPr="2AB30C22">
        <w:t>consultar</w:t>
      </w:r>
      <w:r w:rsidRPr="2AB30C22">
        <w:t xml:space="preserve"> temas </w:t>
      </w:r>
      <w:r w:rsidR="357E7F2F" w:rsidRPr="2AB30C22">
        <w:t>relativ</w:t>
      </w:r>
      <w:r w:rsidR="4306615E" w:rsidRPr="2AB30C22">
        <w:t>o</w:t>
      </w:r>
      <w:r w:rsidR="357E7F2F" w:rsidRPr="2AB30C22">
        <w:t xml:space="preserve">s a sus funciones </w:t>
      </w:r>
      <w:r w:rsidRPr="2AB30C22">
        <w:t>laborales.</w:t>
      </w:r>
    </w:p>
    <w:p w14:paraId="0B368D64" w14:textId="7C1DF80D" w:rsidR="7F0DE62A" w:rsidRDefault="7F0DE62A" w:rsidP="510A910A">
      <w:pPr>
        <w:pStyle w:val="Prrafodelista"/>
        <w:numPr>
          <w:ilvl w:val="0"/>
          <w:numId w:val="7"/>
        </w:numPr>
        <w:jc w:val="both"/>
      </w:pPr>
      <w:r w:rsidRPr="510A910A">
        <w:t>Informar sobre el retorno al Nivel Central</w:t>
      </w:r>
    </w:p>
    <w:p w14:paraId="19D90ABB" w14:textId="0F183F7F" w:rsidR="383ED6B8" w:rsidRDefault="383ED6B8" w:rsidP="2AB30C22">
      <w:pPr>
        <w:jc w:val="both"/>
      </w:pPr>
      <w:r w:rsidRPr="2AB30C22">
        <w:t>Responsable: Encargado/a de Personas Regional</w:t>
      </w:r>
    </w:p>
    <w:p w14:paraId="67715E14" w14:textId="12793B59" w:rsidR="046CA654" w:rsidRDefault="60E5823C" w:rsidP="2AB30C22">
      <w:pPr>
        <w:jc w:val="both"/>
      </w:pPr>
      <w:r w:rsidRPr="2AB30C22">
        <w:t xml:space="preserve">Actividad: Comunicar formalmente al Departamento de Desarrollo Organizacional (desarrollo.organizacional@fosis.gob.cl) </w:t>
      </w:r>
      <w:r w:rsidR="49C9CA1F" w:rsidRPr="2AB30C22">
        <w:t xml:space="preserve">el nombre del funcionario/a que se reincorpora </w:t>
      </w:r>
      <w:r w:rsidRPr="2AB30C22">
        <w:t xml:space="preserve">después de 6 meses o más de ausencia (ausencia prolongada). </w:t>
      </w:r>
    </w:p>
    <w:p w14:paraId="5FEAAF55" w14:textId="51A1D333" w:rsidR="523D3271" w:rsidRDefault="64F8F04D" w:rsidP="510A910A">
      <w:pPr>
        <w:pStyle w:val="Prrafodelista"/>
        <w:numPr>
          <w:ilvl w:val="0"/>
          <w:numId w:val="6"/>
        </w:numPr>
        <w:jc w:val="both"/>
      </w:pPr>
      <w:r w:rsidRPr="510A910A">
        <w:t>Gestión de Accesos y Herramientas Digitales</w:t>
      </w:r>
    </w:p>
    <w:p w14:paraId="4A180748" w14:textId="77777777" w:rsidR="523D3271" w:rsidRDefault="523D3271" w:rsidP="2AB30C22">
      <w:pPr>
        <w:jc w:val="both"/>
      </w:pPr>
      <w:r w:rsidRPr="2AB30C22">
        <w:t>Responsable: Encargado/a de Personas (Regional).</w:t>
      </w:r>
    </w:p>
    <w:p w14:paraId="2D2BB4EC" w14:textId="34896E4E" w:rsidR="523D3271" w:rsidRDefault="523D3271" w:rsidP="2AB30C22">
      <w:pPr>
        <w:jc w:val="both"/>
      </w:pPr>
      <w:r w:rsidRPr="2AB30C22">
        <w:t xml:space="preserve">Actividad: Al momento de retornar, con apoyo del Encargado/a de Personas Regional, en caso de corresponder, </w:t>
      </w:r>
      <w:r w:rsidR="6025E4E5" w:rsidRPr="2AB30C22">
        <w:t xml:space="preserve">a través de la </w:t>
      </w:r>
      <w:hyperlink r:id="rId25">
        <w:r w:rsidR="6025E4E5" w:rsidRPr="2AB30C22">
          <w:rPr>
            <w:rStyle w:val="Hipervnculo"/>
            <w:color w:val="auto"/>
          </w:rPr>
          <w:t>Mesa de Ayuda Informática</w:t>
        </w:r>
      </w:hyperlink>
      <w:r w:rsidR="6025E4E5" w:rsidRPr="2AB30C22">
        <w:t xml:space="preserve"> </w:t>
      </w:r>
      <w:r w:rsidRPr="2AB30C22">
        <w:t xml:space="preserve">solicitará la activación de las credenciales del funcionario/a, las cuales le permitirán volver a utilizar el correo institucional y los distintos sistemas </w:t>
      </w:r>
      <w:r w:rsidR="22A22D4D" w:rsidRPr="2AB30C22">
        <w:t>a los que tenía acceso.</w:t>
      </w:r>
    </w:p>
    <w:p w14:paraId="33C57F7C" w14:textId="40661088" w:rsidR="4B316B76" w:rsidRDefault="3459E65F" w:rsidP="510A910A">
      <w:pPr>
        <w:pStyle w:val="Prrafodelista"/>
        <w:numPr>
          <w:ilvl w:val="0"/>
          <w:numId w:val="5"/>
        </w:numPr>
        <w:jc w:val="both"/>
      </w:pPr>
      <w:r w:rsidRPr="510A910A">
        <w:t>Cuando la persona ya retorna a la oficina</w:t>
      </w:r>
    </w:p>
    <w:p w14:paraId="6C7C7F46" w14:textId="2980B3F4" w:rsidR="6CB8BD5E" w:rsidRDefault="53A05745" w:rsidP="2AB30C22">
      <w:pPr>
        <w:jc w:val="both"/>
      </w:pPr>
      <w:r w:rsidRPr="2AB30C22">
        <w:t>Responsabilidad:</w:t>
      </w:r>
      <w:r w:rsidR="1EDE6711" w:rsidRPr="2AB30C22">
        <w:t xml:space="preserve"> Jefatura directa</w:t>
      </w:r>
      <w:r w:rsidR="1AD8A6F7" w:rsidRPr="2AB30C22">
        <w:t xml:space="preserve"> o profesional del equipo designado por la jefatura directa.</w:t>
      </w:r>
    </w:p>
    <w:p w14:paraId="39DB4AE6" w14:textId="3A66C152" w:rsidR="1EDE6711" w:rsidRDefault="1EDE6711" w:rsidP="2AB30C22">
      <w:pPr>
        <w:jc w:val="both"/>
      </w:pPr>
      <w:r w:rsidRPr="2AB30C22">
        <w:t xml:space="preserve">El día en que </w:t>
      </w:r>
      <w:r w:rsidR="1A3474F9" w:rsidRPr="2AB30C22">
        <w:t xml:space="preserve">la persona </w:t>
      </w:r>
      <w:r w:rsidRPr="2AB30C22">
        <w:t>retorn</w:t>
      </w:r>
      <w:r w:rsidR="202E65DC" w:rsidRPr="2AB30C22">
        <w:t>a</w:t>
      </w:r>
      <w:r w:rsidRPr="2AB30C22">
        <w:t xml:space="preserve"> a sus funciones</w:t>
      </w:r>
      <w:r w:rsidR="37DDD8C9" w:rsidRPr="2AB30C22">
        <w:t xml:space="preserve"> es necesario que la jefatura directa </w:t>
      </w:r>
      <w:r w:rsidR="2AEDD348" w:rsidRPr="2AB30C22">
        <w:t>pueda darle</w:t>
      </w:r>
      <w:r w:rsidR="32EDC8A3" w:rsidRPr="2AB30C22">
        <w:t xml:space="preserve"> la</w:t>
      </w:r>
      <w:r w:rsidR="37DDD8C9" w:rsidRPr="2AB30C22">
        <w:t xml:space="preserve"> bienvenida </w:t>
      </w:r>
      <w:r w:rsidR="35FCFC88" w:rsidRPr="2AB30C22">
        <w:t xml:space="preserve">nuevamente al equipo </w:t>
      </w:r>
      <w:r w:rsidR="7C6B9A04" w:rsidRPr="2AB30C22">
        <w:t>e</w:t>
      </w:r>
      <w:r w:rsidR="4080C172" w:rsidRPr="2AB30C22">
        <w:t xml:space="preserve"> informarle sobre los cambios relevantes ocurridos durante su ausencia</w:t>
      </w:r>
      <w:r w:rsidR="24CC0962" w:rsidRPr="2AB30C22">
        <w:t>:</w:t>
      </w:r>
    </w:p>
    <w:p w14:paraId="470887DB" w14:textId="46A92C67" w:rsidR="4B4B02E9" w:rsidRDefault="4B4B02E9" w:rsidP="2AB30C22">
      <w:pPr>
        <w:jc w:val="both"/>
      </w:pPr>
      <w:r w:rsidRPr="2AB30C22">
        <w:lastRenderedPageBreak/>
        <w:t>Actualización técnica: Capacitación en nuevos software, procedimientos, normativas o herramientas que se hayan implementado.</w:t>
      </w:r>
    </w:p>
    <w:p w14:paraId="6E29CBDB" w14:textId="710188E6" w:rsidR="4B4B02E9" w:rsidRDefault="4B4B02E9" w:rsidP="2AB30C22">
      <w:pPr>
        <w:jc w:val="both"/>
      </w:pPr>
      <w:r w:rsidRPr="2AB30C22">
        <w:t>Actualización organizacional: Presentación de nuevos compañeros</w:t>
      </w:r>
      <w:r w:rsidR="4777D3A8" w:rsidRPr="2AB30C22">
        <w:t>/as</w:t>
      </w:r>
      <w:r w:rsidRPr="2AB30C22">
        <w:t xml:space="preserve"> o jef</w:t>
      </w:r>
      <w:r w:rsidR="1EA0116E" w:rsidRPr="2AB30C22">
        <w:t>aturas</w:t>
      </w:r>
      <w:r w:rsidRPr="2AB30C22">
        <w:t>, revisión de metas del equipo, recordatorio de políticas y canales de comunicación internos.</w:t>
      </w:r>
    </w:p>
    <w:p w14:paraId="3A5545B2" w14:textId="2ACCAE7B" w:rsidR="3DC2B903" w:rsidRDefault="1E4B9668" w:rsidP="510A910A">
      <w:pPr>
        <w:pStyle w:val="Prrafodelista"/>
        <w:numPr>
          <w:ilvl w:val="0"/>
          <w:numId w:val="4"/>
        </w:numPr>
        <w:jc w:val="both"/>
      </w:pPr>
      <w:r w:rsidRPr="510A910A">
        <w:t>Designación de un tutor/a de apoyo</w:t>
      </w:r>
    </w:p>
    <w:p w14:paraId="00DDAA01" w14:textId="6481E8A7" w:rsidR="3DC2B903" w:rsidRDefault="3DC2B903" w:rsidP="2AB30C22">
      <w:pPr>
        <w:jc w:val="both"/>
      </w:pPr>
      <w:r w:rsidRPr="2AB30C22">
        <w:t xml:space="preserve">Responsabilidad: La jefatura directa podrá designar a un profesional en calidad de tutor/a para que pueda ayudar a resolver dudas durante las </w:t>
      </w:r>
      <w:r w:rsidR="06F02443" w:rsidRPr="2AB30C22">
        <w:t xml:space="preserve">4 </w:t>
      </w:r>
      <w:r w:rsidRPr="2AB30C22">
        <w:t>primeras semanas posterior al retorno de la persona a sus funciones.</w:t>
      </w:r>
    </w:p>
    <w:p w14:paraId="4F2EDCCD" w14:textId="50C604D1" w:rsidR="2F4EF9EB" w:rsidRDefault="2F4EF9EB" w:rsidP="2AB30C22">
      <w:pPr>
        <w:jc w:val="both"/>
        <w:rPr>
          <w:rFonts w:ascii="Calibri" w:eastAsia="Calibri" w:hAnsi="Calibri" w:cs="Arial"/>
        </w:rPr>
      </w:pPr>
      <w:r w:rsidRPr="2AB30C22">
        <w:rPr>
          <w:rFonts w:ascii="Calibri" w:eastAsia="Calibri" w:hAnsi="Calibri" w:cs="Arial"/>
        </w:rPr>
        <w:t xml:space="preserve">En el caso de designar un tutor/a </w:t>
      </w:r>
      <w:r w:rsidR="27F7517A" w:rsidRPr="2AB30C22">
        <w:rPr>
          <w:rFonts w:ascii="Calibri" w:eastAsia="Calibri" w:hAnsi="Calibri" w:cs="Arial"/>
        </w:rPr>
        <w:t xml:space="preserve">se recomienda que esté </w:t>
      </w:r>
      <w:r w:rsidRPr="2AB30C22">
        <w:rPr>
          <w:rFonts w:ascii="Calibri" w:eastAsia="Calibri" w:hAnsi="Calibri" w:cs="Arial"/>
        </w:rPr>
        <w:t>capacitad</w:t>
      </w:r>
      <w:r w:rsidR="0D78B1FA" w:rsidRPr="2AB30C22">
        <w:rPr>
          <w:rFonts w:ascii="Calibri" w:eastAsia="Calibri" w:hAnsi="Calibri" w:cs="Arial"/>
        </w:rPr>
        <w:t>o/a</w:t>
      </w:r>
      <w:r w:rsidRPr="2AB30C22">
        <w:rPr>
          <w:rFonts w:ascii="Calibri" w:eastAsia="Calibri" w:hAnsi="Calibri" w:cs="Arial"/>
        </w:rPr>
        <w:t xml:space="preserve"> en materias que digan relación con el buen trato.</w:t>
      </w:r>
    </w:p>
    <w:p w14:paraId="6EB86B26" w14:textId="6431AADD" w:rsidR="009578CB" w:rsidRDefault="327C1502" w:rsidP="2AB30C22">
      <w:pPr>
        <w:jc w:val="both"/>
        <w:rPr>
          <w:b/>
          <w:bCs/>
        </w:rPr>
      </w:pPr>
      <w:r w:rsidRPr="510A910A">
        <w:rPr>
          <w:b/>
          <w:bCs/>
        </w:rPr>
        <w:t xml:space="preserve">6.4.2 </w:t>
      </w:r>
      <w:r w:rsidR="428E7983" w:rsidRPr="510A910A">
        <w:rPr>
          <w:b/>
          <w:bCs/>
        </w:rPr>
        <w:t>Actividades a Nivel Central:</w:t>
      </w:r>
    </w:p>
    <w:p w14:paraId="73639F0F" w14:textId="1C23837F" w:rsidR="135DED9A" w:rsidRDefault="135DED9A" w:rsidP="510A910A">
      <w:pPr>
        <w:pStyle w:val="Prrafodelista"/>
        <w:numPr>
          <w:ilvl w:val="0"/>
          <w:numId w:val="7"/>
        </w:numPr>
        <w:jc w:val="both"/>
      </w:pPr>
      <w:r w:rsidRPr="510A910A">
        <w:t>Comunicación Anticipada y Entrevista de Retorno</w:t>
      </w:r>
    </w:p>
    <w:p w14:paraId="0AE1193D" w14:textId="02FF08BA" w:rsidR="009578CB" w:rsidRDefault="3BE4FCA5" w:rsidP="2AB30C22">
      <w:pPr>
        <w:jc w:val="both"/>
      </w:pPr>
      <w:r w:rsidRPr="2AB30C22">
        <w:t>Responsabilidad: Profesional de Desarrollo Organizacional Encargado del Proceso de Inducción a Nivel Nacional.</w:t>
      </w:r>
    </w:p>
    <w:p w14:paraId="72B4E9D3" w14:textId="31B02C0B" w:rsidR="009578CB" w:rsidRDefault="3BE4FCA5" w:rsidP="2AB30C22">
      <w:pPr>
        <w:jc w:val="both"/>
      </w:pPr>
      <w:r w:rsidRPr="2AB30C22">
        <w:t xml:space="preserve">Antes del retorno de la persona es responsabilidad del </w:t>
      </w:r>
      <w:r w:rsidR="67D15C88" w:rsidRPr="2AB30C22">
        <w:t>Profesional de Desarrollo Organizacional encargado del proceso de inducción</w:t>
      </w:r>
      <w:r w:rsidRPr="2AB30C22">
        <w:t xml:space="preserve"> contactarse con ella para ofrecer apoyo en su regreso. Este contacto debe centrarse exclusivamente en saber cómo se encuentra la persona y evaluar si requiere ajustes en su puesto de trabajo para facilitar la reincorporación. Se recuerda que, en caso de que la persona que retorne sea por motivo de una licencia médica prolongada, queda prohibido preguntar por el diagnóstico o consultar temas relativos a sus funciones laborales.</w:t>
      </w:r>
    </w:p>
    <w:p w14:paraId="0C7B8DA4" w14:textId="22D5A823" w:rsidR="009578CB" w:rsidRDefault="428E7983" w:rsidP="510A910A">
      <w:pPr>
        <w:pStyle w:val="Prrafodelista"/>
        <w:numPr>
          <w:ilvl w:val="0"/>
          <w:numId w:val="3"/>
        </w:numPr>
        <w:jc w:val="both"/>
      </w:pPr>
      <w:r w:rsidRPr="510A910A">
        <w:t>Gestión de Accesos y Herramientas Digitales</w:t>
      </w:r>
    </w:p>
    <w:p w14:paraId="2F374E90" w14:textId="3A23657A" w:rsidR="009578CB" w:rsidRDefault="3BE4FCA5" w:rsidP="2AB30C22">
      <w:pPr>
        <w:jc w:val="both"/>
      </w:pPr>
      <w:r w:rsidRPr="2AB30C22">
        <w:t xml:space="preserve">Responsable: </w:t>
      </w:r>
      <w:r w:rsidR="774736AF" w:rsidRPr="2AB30C22">
        <w:t>Departamento de Gestión de Personas FOSIS Central</w:t>
      </w:r>
    </w:p>
    <w:p w14:paraId="0F635D8E" w14:textId="60F94B3E" w:rsidR="009578CB" w:rsidRDefault="428E7983" w:rsidP="2AB30C22">
      <w:pPr>
        <w:jc w:val="both"/>
      </w:pPr>
      <w:r>
        <w:t xml:space="preserve">Actividad: Al momento de retornar, </w:t>
      </w:r>
      <w:r w:rsidR="258C1317">
        <w:t>el Profesional de Desarrollo Organizacional encargado/a del proceso de inducción</w:t>
      </w:r>
      <w:r>
        <w:t xml:space="preserve">, </w:t>
      </w:r>
      <w:r w:rsidR="2827D26D">
        <w:t>informará al Departamento</w:t>
      </w:r>
      <w:r>
        <w:t xml:space="preserve"> </w:t>
      </w:r>
      <w:r w:rsidR="2827D26D">
        <w:t xml:space="preserve">de Gestión de Personas para que estos puedan solicitar </w:t>
      </w:r>
      <w:r>
        <w:t>a través de</w:t>
      </w:r>
      <w:r w:rsidR="53529397">
        <w:t xml:space="preserve"> </w:t>
      </w:r>
      <w:hyperlink r:id="rId26">
        <w:r w:rsidRPr="25115544">
          <w:rPr>
            <w:rStyle w:val="Hipervnculo"/>
            <w:color w:val="auto"/>
          </w:rPr>
          <w:t>Mesa de Ayuda Informática</w:t>
        </w:r>
        <w:r w:rsidR="739B440F" w:rsidRPr="25115544">
          <w:rPr>
            <w:rStyle w:val="Hipervnculo"/>
            <w:color w:val="auto"/>
          </w:rPr>
          <w:t>,</w:t>
        </w:r>
      </w:hyperlink>
      <w:r w:rsidR="739B440F">
        <w:t xml:space="preserve"> </w:t>
      </w:r>
      <w:r>
        <w:t>la activación de las credenciales del funcionario/a, las cuales le permitirán volver a utilizar el correo institucional y los distintos sistemas a los que tenía acceso.</w:t>
      </w:r>
    </w:p>
    <w:p w14:paraId="2C31732D" w14:textId="27F07002" w:rsidR="009578CB" w:rsidRDefault="428E7983" w:rsidP="510A910A">
      <w:pPr>
        <w:pStyle w:val="Prrafodelista"/>
        <w:numPr>
          <w:ilvl w:val="0"/>
          <w:numId w:val="2"/>
        </w:numPr>
        <w:jc w:val="both"/>
      </w:pPr>
      <w:r w:rsidRPr="510A910A">
        <w:t>Cuando la persona ya retorna a la oficina</w:t>
      </w:r>
    </w:p>
    <w:p w14:paraId="1A90C397" w14:textId="2980B3F4" w:rsidR="009578CB" w:rsidRDefault="3BE4FCA5" w:rsidP="2AB30C22">
      <w:pPr>
        <w:jc w:val="both"/>
      </w:pPr>
      <w:r w:rsidRPr="2AB30C22">
        <w:t>Responsabilidad: Jefatura directa o profesional del equipo designado por la jefatura directa.</w:t>
      </w:r>
    </w:p>
    <w:p w14:paraId="75F336C4" w14:textId="3A66C152" w:rsidR="009578CB" w:rsidRDefault="3BE4FCA5" w:rsidP="2AB30C22">
      <w:pPr>
        <w:jc w:val="both"/>
      </w:pPr>
      <w:r w:rsidRPr="2AB30C22">
        <w:t>El día en que la persona retorna a sus funciones es necesario que la jefatura directa pueda darle la bienvenida nuevamente al equipo e informarle sobre los cambios relevantes ocurridos durante su ausencia:</w:t>
      </w:r>
    </w:p>
    <w:p w14:paraId="1E609C96" w14:textId="2F9ABE90" w:rsidR="009578CB" w:rsidRDefault="3BE4FCA5" w:rsidP="000C1B70">
      <w:pPr>
        <w:pStyle w:val="Prrafodelista"/>
        <w:numPr>
          <w:ilvl w:val="0"/>
          <w:numId w:val="23"/>
        </w:numPr>
        <w:jc w:val="both"/>
      </w:pPr>
      <w:r w:rsidRPr="2AB30C22">
        <w:lastRenderedPageBreak/>
        <w:t>Actualización técnica: Capacitación en nuevos software, procedimientos, normativas o herramientas que se hayan implementado.</w:t>
      </w:r>
    </w:p>
    <w:p w14:paraId="7CDEF555" w14:textId="710188E6" w:rsidR="009578CB" w:rsidRDefault="3BE4FCA5" w:rsidP="000C1B70">
      <w:pPr>
        <w:pStyle w:val="Prrafodelista"/>
        <w:numPr>
          <w:ilvl w:val="0"/>
          <w:numId w:val="22"/>
        </w:numPr>
        <w:jc w:val="both"/>
      </w:pPr>
      <w:r w:rsidRPr="2AB30C22">
        <w:t>Actualización organizacional: Presentación de nuevos compañeros/as o jefaturas, revisión de metas del equipo, recordatorio de políticas y canales de comunicación internos.</w:t>
      </w:r>
    </w:p>
    <w:p w14:paraId="573882FF" w14:textId="391D4783" w:rsidR="009578CB" w:rsidRDefault="009578CB" w:rsidP="2AB30C22">
      <w:pPr>
        <w:pStyle w:val="Prrafodelista"/>
        <w:jc w:val="both"/>
      </w:pPr>
    </w:p>
    <w:p w14:paraId="5E52C57B" w14:textId="4286E064" w:rsidR="009578CB" w:rsidRDefault="428E7983" w:rsidP="510A910A">
      <w:pPr>
        <w:pStyle w:val="Prrafodelista"/>
        <w:numPr>
          <w:ilvl w:val="0"/>
          <w:numId w:val="1"/>
        </w:numPr>
        <w:jc w:val="both"/>
      </w:pPr>
      <w:r w:rsidRPr="510A910A">
        <w:t>Designación de un tutor/a de apoyo</w:t>
      </w:r>
    </w:p>
    <w:p w14:paraId="549BE8D2" w14:textId="6481E8A7" w:rsidR="009578CB" w:rsidRDefault="3BE4FCA5" w:rsidP="2AB30C22">
      <w:pPr>
        <w:jc w:val="both"/>
      </w:pPr>
      <w:r w:rsidRPr="2AB30C22">
        <w:t>Responsabilidad: La jefatura directa podrá designar a un profesional en calidad de tutor/a para que pueda ayudar a resolver dudas durante las 4 primeras semanas posterior al retorno de la persona a sus funciones.</w:t>
      </w:r>
    </w:p>
    <w:p w14:paraId="722F11D8" w14:textId="46080222" w:rsidR="009578CB" w:rsidRDefault="3BE4FCA5" w:rsidP="2AB30C22">
      <w:pPr>
        <w:jc w:val="both"/>
        <w:rPr>
          <w:rFonts w:ascii="Calibri" w:eastAsia="Calibri" w:hAnsi="Calibri" w:cs="Arial"/>
        </w:rPr>
      </w:pPr>
      <w:r w:rsidRPr="2AB30C22">
        <w:rPr>
          <w:rFonts w:ascii="Calibri" w:eastAsia="Calibri" w:hAnsi="Calibri" w:cs="Arial"/>
        </w:rPr>
        <w:t>En el caso de designar un tutor/a se recomienda que esté capacitado/a en materias que digan relación con el buen trato.</w:t>
      </w:r>
    </w:p>
    <w:p w14:paraId="11498F29" w14:textId="511CBCE9" w:rsidR="009578CB" w:rsidRDefault="62954F2D" w:rsidP="2AB30C22">
      <w:pPr>
        <w:jc w:val="both"/>
        <w:rPr>
          <w:b/>
          <w:bCs/>
        </w:rPr>
      </w:pPr>
      <w:r w:rsidRPr="2AB30C22">
        <w:rPr>
          <w:b/>
          <w:bCs/>
        </w:rPr>
        <w:t>6.5 Inducción</w:t>
      </w:r>
      <w:r w:rsidR="2041B18D" w:rsidRPr="2AB30C22">
        <w:rPr>
          <w:b/>
          <w:bCs/>
        </w:rPr>
        <w:t xml:space="preserve"> para personas que cambian de funciones (</w:t>
      </w:r>
      <w:r w:rsidR="0257CA6F" w:rsidRPr="2AB30C22">
        <w:rPr>
          <w:b/>
          <w:bCs/>
        </w:rPr>
        <w:t xml:space="preserve">Movilidad </w:t>
      </w:r>
      <w:r w:rsidR="2041B18D" w:rsidRPr="2AB30C22">
        <w:rPr>
          <w:b/>
          <w:bCs/>
        </w:rPr>
        <w:t>horizontal o vertical)</w:t>
      </w:r>
    </w:p>
    <w:p w14:paraId="161FD979" w14:textId="33794850" w:rsidR="00C91E5F" w:rsidRDefault="0ADE9DAC" w:rsidP="2AB30C22">
      <w:pPr>
        <w:jc w:val="both"/>
      </w:pPr>
      <w:r w:rsidRPr="2AB30C22">
        <w:t>La movilidad en el FOSIS e</w:t>
      </w:r>
      <w:r w:rsidR="51CB18E2" w:rsidRPr="2AB30C22">
        <w:t xml:space="preserve">s parte de los mecanismos de promoción que permiten potenciar el desarrollo profesional de las personas que componen la institución. Puede darse de forma horizontal o vertical, es decir ocurre cuando una persona cambia de cargo, área, unidad de trabajo o se traslada </w:t>
      </w:r>
      <w:r w:rsidR="7028E827" w:rsidRPr="2AB30C22">
        <w:t xml:space="preserve">a </w:t>
      </w:r>
      <w:r w:rsidR="51CB18E2" w:rsidRPr="2AB30C22">
        <w:t>otra oficina.</w:t>
      </w:r>
    </w:p>
    <w:p w14:paraId="34831963" w14:textId="013B4EFF" w:rsidR="00C91E5F" w:rsidRDefault="353B63EB" w:rsidP="2AB30C22">
      <w:pPr>
        <w:jc w:val="both"/>
      </w:pPr>
      <w:r w:rsidRPr="2AB30C22">
        <w:t>• Movilidad vertical o ascendente: corresponde a nuevas funciones de mayor responsabilidad o jerarquía, pudiendo estar asociada a un mejoramiento de grado.</w:t>
      </w:r>
    </w:p>
    <w:p w14:paraId="1759165D" w14:textId="73E4FB7D" w:rsidR="00C91E5F" w:rsidRDefault="353B63EB" w:rsidP="2AB30C22">
      <w:pPr>
        <w:jc w:val="both"/>
      </w:pPr>
      <w:r w:rsidRPr="2AB30C22">
        <w:t>• Movilidad horizontal: corresponde a nuevas funciones sin que necesariamente se genere un cambio de grado. Como, por ejemplo: cambio de áreas/unidades de trabajo, entre otros.</w:t>
      </w:r>
    </w:p>
    <w:p w14:paraId="2C83966F" w14:textId="5609B7E7" w:rsidR="3CF41762" w:rsidRDefault="615A10FC" w:rsidP="2AB30C22">
      <w:pPr>
        <w:jc w:val="both"/>
        <w:rPr>
          <w:b/>
          <w:bCs/>
        </w:rPr>
      </w:pPr>
      <w:r w:rsidRPr="510A910A">
        <w:rPr>
          <w:b/>
          <w:bCs/>
        </w:rPr>
        <w:t xml:space="preserve">6.5.1 </w:t>
      </w:r>
      <w:r w:rsidR="3A3539F5" w:rsidRPr="510A910A">
        <w:rPr>
          <w:b/>
          <w:bCs/>
        </w:rPr>
        <w:t xml:space="preserve">Actividades Nivel </w:t>
      </w:r>
      <w:r w:rsidR="2A3FF140" w:rsidRPr="510A910A">
        <w:rPr>
          <w:b/>
          <w:bCs/>
        </w:rPr>
        <w:t xml:space="preserve">Central y </w:t>
      </w:r>
      <w:r w:rsidR="3A3539F5" w:rsidRPr="510A910A">
        <w:rPr>
          <w:b/>
          <w:bCs/>
        </w:rPr>
        <w:t>Regional</w:t>
      </w:r>
    </w:p>
    <w:p w14:paraId="74EF7B14" w14:textId="2E16E6EB" w:rsidR="77E5F845" w:rsidRDefault="77E5F845" w:rsidP="510A910A">
      <w:pPr>
        <w:pStyle w:val="Prrafodelista"/>
        <w:numPr>
          <w:ilvl w:val="0"/>
          <w:numId w:val="7"/>
        </w:numPr>
        <w:jc w:val="both"/>
      </w:pPr>
      <w:r w:rsidRPr="510A910A">
        <w:t>Inducción al nuevo cargo</w:t>
      </w:r>
    </w:p>
    <w:p w14:paraId="1DDF401C" w14:textId="47517C66" w:rsidR="4B9344B0" w:rsidRDefault="4B9344B0" w:rsidP="2AB30C22">
      <w:pPr>
        <w:jc w:val="both"/>
      </w:pPr>
      <w:r w:rsidRPr="2AB30C22">
        <w:t>Responsabilidad: Jefatura directa o quién esté sub</w:t>
      </w:r>
      <w:r w:rsidR="4E17373F" w:rsidRPr="2AB30C22">
        <w:t>rogando la jefatura directa.</w:t>
      </w:r>
    </w:p>
    <w:p w14:paraId="4942707F" w14:textId="6698D937" w:rsidR="353FEF6F" w:rsidRDefault="353FEF6F" w:rsidP="2AB30C22">
      <w:pPr>
        <w:jc w:val="both"/>
      </w:pPr>
      <w:r w:rsidRPr="2AB30C22">
        <w:t>Actividades: La jefatura directa es la responsable de recibir formalmente a la persona en su nuevo cargo e impartir/derivar la inducción al mismo. Si bien, la jefatura directa siempre será la responsable del proceso de inducción al cargo, puede derivar en otro profesional del equipo el acompañamiento y tutoría</w:t>
      </w:r>
      <w:r w:rsidR="0515C20F" w:rsidRPr="2AB30C22">
        <w:t>.</w:t>
      </w:r>
      <w:r w:rsidRPr="2AB30C22">
        <w:t xml:space="preserve"> </w:t>
      </w:r>
    </w:p>
    <w:p w14:paraId="23B6B679" w14:textId="7F30B10A" w:rsidR="353FEF6F" w:rsidRDefault="353FEF6F" w:rsidP="2AB30C22">
      <w:pPr>
        <w:jc w:val="both"/>
      </w:pPr>
      <w:r w:rsidRPr="2AB30C22">
        <w:t>El rol de</w:t>
      </w:r>
      <w:r w:rsidR="72A48494" w:rsidRPr="2AB30C22">
        <w:t>l</w:t>
      </w:r>
      <w:r w:rsidRPr="2AB30C22">
        <w:t xml:space="preserve"> tutor/a es orientar y acompañar </w:t>
      </w:r>
      <w:r w:rsidR="5FC96B66" w:rsidRPr="2AB30C22">
        <w:t xml:space="preserve">al funcionario/a que cambia de función o de equipo </w:t>
      </w:r>
      <w:r w:rsidRPr="2AB30C22">
        <w:t xml:space="preserve">durante el proceso de adaptación. Su objetivo es facilitar el proceso de integración tanto en aspectos estructurales como culturales. Esta persona actúa como facilitadora para la resolución de dudas y la adaptación efectiva durante el período inicial.  </w:t>
      </w:r>
      <w:r w:rsidR="3A9EF943" w:rsidRPr="2AB30C22">
        <w:t>S</w:t>
      </w:r>
      <w:r w:rsidRPr="2AB30C22">
        <w:t xml:space="preserve">e sugiere </w:t>
      </w:r>
      <w:r w:rsidR="07EA13BF" w:rsidRPr="2AB30C22">
        <w:t xml:space="preserve">este acompañamiento </w:t>
      </w:r>
      <w:r w:rsidRPr="2AB30C22">
        <w:t>durante un mes.</w:t>
      </w:r>
    </w:p>
    <w:p w14:paraId="6698A052" w14:textId="77BE8679" w:rsidR="7CE5E271" w:rsidRDefault="7CE5E271" w:rsidP="000C1B70">
      <w:pPr>
        <w:pStyle w:val="Prrafodelista"/>
        <w:numPr>
          <w:ilvl w:val="0"/>
          <w:numId w:val="28"/>
        </w:numPr>
        <w:spacing w:after="0" w:line="240" w:lineRule="auto"/>
        <w:jc w:val="both"/>
        <w:rPr>
          <w:rFonts w:ascii="Calibri" w:eastAsia="Times New Roman" w:hAnsi="Calibri" w:cs="Calibri"/>
          <w:b/>
          <w:bCs/>
          <w:lang w:eastAsia="es-CL"/>
        </w:rPr>
      </w:pPr>
      <w:r w:rsidRPr="2AB30C22">
        <w:rPr>
          <w:rFonts w:ascii="Calibri" w:eastAsia="Times New Roman" w:hAnsi="Calibri" w:cs="Calibri"/>
          <w:b/>
          <w:bCs/>
          <w:lang w:eastAsia="es-CL"/>
        </w:rPr>
        <w:t>EVALUACIÓN Y RETROALIMENTACIÓN</w:t>
      </w:r>
    </w:p>
    <w:p w14:paraId="59445C72" w14:textId="77777777" w:rsidR="009578CB" w:rsidRPr="009578CB" w:rsidRDefault="009578CB" w:rsidP="2AB30C22">
      <w:pPr>
        <w:pStyle w:val="Prrafodelista"/>
        <w:jc w:val="both"/>
        <w:rPr>
          <w:b/>
          <w:bCs/>
        </w:rPr>
      </w:pPr>
    </w:p>
    <w:p w14:paraId="60781F75" w14:textId="15B022DC" w:rsidR="009578CB" w:rsidRDefault="372DF72D" w:rsidP="000C1B70">
      <w:pPr>
        <w:pStyle w:val="Prrafodelista"/>
        <w:numPr>
          <w:ilvl w:val="0"/>
          <w:numId w:val="26"/>
        </w:numPr>
        <w:jc w:val="both"/>
      </w:pPr>
      <w:r w:rsidRPr="510A910A">
        <w:lastRenderedPageBreak/>
        <w:t xml:space="preserve">Al finalizar los módulos de Aula FOSIS, se aplica evaluación respecto del material </w:t>
      </w:r>
      <w:r w:rsidR="720D78EB" w:rsidRPr="510A910A">
        <w:t>entregado</w:t>
      </w:r>
      <w:r w:rsidRPr="510A910A">
        <w:t xml:space="preserve"> (mínimo 70% para aprobar).</w:t>
      </w:r>
    </w:p>
    <w:p w14:paraId="4D02E707" w14:textId="79AF4200" w:rsidR="7E3B5107" w:rsidRDefault="7E3B5107" w:rsidP="000C1B70">
      <w:pPr>
        <w:pStyle w:val="Prrafodelista"/>
        <w:numPr>
          <w:ilvl w:val="0"/>
          <w:numId w:val="26"/>
        </w:numPr>
        <w:jc w:val="both"/>
      </w:pPr>
      <w:r>
        <w:t xml:space="preserve">En caso de Inducción Inmersiva, </w:t>
      </w:r>
      <w:r w:rsidR="12BF8B53">
        <w:t>el Departamento de Desarrollo Organizacional</w:t>
      </w:r>
      <w:r>
        <w:t xml:space="preserve"> enviará una </w:t>
      </w:r>
      <w:commentRangeStart w:id="37"/>
      <w:r>
        <w:t>encuesta de satisfacción.</w:t>
      </w:r>
      <w:commentRangeEnd w:id="37"/>
      <w:r>
        <w:rPr>
          <w:rStyle w:val="Refdecomentario"/>
        </w:rPr>
        <w:commentReference w:id="37"/>
      </w:r>
    </w:p>
    <w:p w14:paraId="6CC0DA3F" w14:textId="1472B236" w:rsidR="6D71C365" w:rsidRDefault="6D71C365" w:rsidP="000C1B70">
      <w:pPr>
        <w:pStyle w:val="Prrafodelista"/>
        <w:numPr>
          <w:ilvl w:val="0"/>
          <w:numId w:val="26"/>
        </w:numPr>
        <w:jc w:val="both"/>
      </w:pPr>
      <w:r w:rsidRPr="2AB30C22">
        <w:t>Se realizará una evaluación posterior a la Charla sobre Seguridad de la Información.</w:t>
      </w:r>
    </w:p>
    <w:p w14:paraId="7505FCD6" w14:textId="15614B73" w:rsidR="6D71C365" w:rsidRDefault="6D71C365" w:rsidP="000C1B70">
      <w:pPr>
        <w:pStyle w:val="Prrafodelista"/>
        <w:numPr>
          <w:ilvl w:val="0"/>
          <w:numId w:val="26"/>
        </w:numPr>
        <w:jc w:val="both"/>
      </w:pPr>
      <w:r w:rsidRPr="2AB30C22">
        <w:t>Al realizar el curso del Aula Virtual de la CGR, se emite un certificado.</w:t>
      </w:r>
    </w:p>
    <w:p w14:paraId="0D062FB6" w14:textId="54904487" w:rsidR="6D71C365" w:rsidRDefault="6B27201D" w:rsidP="000C1B70">
      <w:pPr>
        <w:pStyle w:val="Prrafodelista"/>
        <w:numPr>
          <w:ilvl w:val="0"/>
          <w:numId w:val="26"/>
        </w:numPr>
        <w:jc w:val="both"/>
      </w:pPr>
      <w:commentRangeStart w:id="38"/>
      <w:r>
        <w:t>Se enviará el enlace de una evaluación global del proceso al finalizar los módulos de inducción.</w:t>
      </w:r>
      <w:commentRangeEnd w:id="38"/>
      <w:r>
        <w:rPr>
          <w:rStyle w:val="Refdecomentario"/>
        </w:rPr>
        <w:commentReference w:id="38"/>
      </w:r>
    </w:p>
    <w:p w14:paraId="03606608" w14:textId="2B5A40DA" w:rsidR="00A9123A" w:rsidRPr="00A9123A" w:rsidRDefault="00A9123A" w:rsidP="2AB30C22">
      <w:pPr>
        <w:spacing w:after="0" w:line="240" w:lineRule="auto"/>
        <w:jc w:val="both"/>
        <w:textAlignment w:val="baseline"/>
        <w:rPr>
          <w:lang w:eastAsia="es-CL"/>
        </w:rPr>
      </w:pPr>
    </w:p>
    <w:p w14:paraId="3C709648" w14:textId="28050614" w:rsidR="00A9123A" w:rsidRPr="008631F5" w:rsidRDefault="1E91D5E1" w:rsidP="000C1B70">
      <w:pPr>
        <w:pStyle w:val="Prrafodelista"/>
        <w:numPr>
          <w:ilvl w:val="0"/>
          <w:numId w:val="28"/>
        </w:numPr>
        <w:spacing w:after="0" w:line="240" w:lineRule="auto"/>
        <w:jc w:val="both"/>
        <w:textAlignment w:val="baseline"/>
        <w:rPr>
          <w:rFonts w:ascii="Calibri" w:eastAsia="Times New Roman" w:hAnsi="Calibri" w:cs="Calibri"/>
          <w:lang w:eastAsia="es-CL"/>
        </w:rPr>
      </w:pPr>
      <w:r w:rsidRPr="510A910A">
        <w:rPr>
          <w:rFonts w:ascii="Calibri" w:eastAsia="Times New Roman" w:hAnsi="Calibri" w:cs="Calibri"/>
          <w:b/>
          <w:bCs/>
          <w:lang w:eastAsia="es-CL"/>
        </w:rPr>
        <w:t>DIAGRAMA DE FLUJO</w:t>
      </w:r>
    </w:p>
    <w:p w14:paraId="29374B01" w14:textId="2799B4C4" w:rsidR="510A910A" w:rsidRDefault="510A910A" w:rsidP="510A910A">
      <w:pPr>
        <w:pStyle w:val="Prrafodelista"/>
        <w:spacing w:after="0" w:line="240" w:lineRule="auto"/>
        <w:jc w:val="both"/>
        <w:rPr>
          <w:rFonts w:ascii="Calibri" w:eastAsia="Times New Roman" w:hAnsi="Calibri" w:cs="Calibri"/>
          <w:lang w:eastAsia="es-CL"/>
        </w:rPr>
      </w:pPr>
    </w:p>
    <w:p w14:paraId="685A477E" w14:textId="79205A04" w:rsidR="00A9123A" w:rsidRPr="008631F5" w:rsidRDefault="28F63B9C" w:rsidP="2AB30C22">
      <w:pPr>
        <w:spacing w:after="0" w:line="240" w:lineRule="auto"/>
        <w:textAlignment w:val="baseline"/>
        <w:rPr>
          <w:b/>
          <w:bCs/>
          <w:lang w:eastAsia="es-CL"/>
        </w:rPr>
      </w:pPr>
      <w:r w:rsidRPr="2AB30C22">
        <w:rPr>
          <w:b/>
          <w:bCs/>
        </w:rPr>
        <w:t>Flujograma Proceso de Inducción, Reinducción y Movilidad Interna en FOSIS Central</w:t>
      </w:r>
    </w:p>
    <w:p w14:paraId="55BC770B" w14:textId="30725183" w:rsidR="00A9123A" w:rsidRPr="008631F5" w:rsidRDefault="1E91D5E1" w:rsidP="2AB30C22">
      <w:pPr>
        <w:spacing w:after="0" w:line="240" w:lineRule="auto"/>
        <w:jc w:val="center"/>
        <w:textAlignment w:val="baseline"/>
        <w:rPr>
          <w:b/>
          <w:bCs/>
          <w:lang w:eastAsia="es-CL"/>
        </w:rPr>
      </w:pPr>
      <w:r>
        <w:rPr>
          <w:noProof/>
        </w:rPr>
        <w:lastRenderedPageBreak/>
        <w:drawing>
          <wp:inline distT="0" distB="0" distL="0" distR="0" wp14:anchorId="43ECCFCA" wp14:editId="63FC3F2C">
            <wp:extent cx="4586483" cy="6694098"/>
            <wp:effectExtent l="0" t="0" r="5080" b="0"/>
            <wp:docPr id="1096696804" name="Imagen 11" descr="Diagrama, Esquemát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044842" name="Imagen 11" descr="Diagrama, Esquemático&#10;&#10;Descripción generada automáticamente"/>
                    <pic:cNvPicPr/>
                  </pic:nvPicPr>
                  <pic:blipFill rotWithShape="1">
                    <a:blip r:embed="rId27" cstate="print">
                      <a:extLst>
                        <a:ext uri="{28A0092B-C50C-407E-A947-70E740481C1C}">
                          <a14:useLocalDpi xmlns:a14="http://schemas.microsoft.com/office/drawing/2010/main" val="0"/>
                        </a:ext>
                      </a:extLst>
                    </a:blip>
                    <a:srcRect l="3174" t="1793" r="3505" b="2020"/>
                    <a:stretch/>
                  </pic:blipFill>
                  <pic:spPr bwMode="auto">
                    <a:xfrm>
                      <a:off x="0" y="0"/>
                      <a:ext cx="4609736" cy="6728036"/>
                    </a:xfrm>
                    <a:prstGeom prst="rect">
                      <a:avLst/>
                    </a:prstGeom>
                    <a:ln>
                      <a:noFill/>
                    </a:ln>
                    <a:extLst>
                      <a:ext uri="{53640926-AAD7-44D8-BBD7-CCE9431645EC}">
                        <a14:shadowObscured xmlns:a14="http://schemas.microsoft.com/office/drawing/2010/main"/>
                      </a:ext>
                    </a:extLst>
                  </pic:spPr>
                </pic:pic>
              </a:graphicData>
            </a:graphic>
          </wp:inline>
        </w:drawing>
      </w:r>
    </w:p>
    <w:p w14:paraId="0DE47E3C" w14:textId="12BF87D7" w:rsidR="510A910A" w:rsidRDefault="510A910A" w:rsidP="510A910A">
      <w:pPr>
        <w:spacing w:after="0" w:line="240" w:lineRule="auto"/>
        <w:rPr>
          <w:b/>
          <w:bCs/>
        </w:rPr>
      </w:pPr>
    </w:p>
    <w:p w14:paraId="119473EE" w14:textId="7CAAB9AB" w:rsidR="510A910A" w:rsidRDefault="510A910A" w:rsidP="510A910A">
      <w:pPr>
        <w:spacing w:after="0" w:line="240" w:lineRule="auto"/>
        <w:rPr>
          <w:b/>
          <w:bCs/>
        </w:rPr>
      </w:pPr>
    </w:p>
    <w:p w14:paraId="1E317A84" w14:textId="616D3584" w:rsidR="510A910A" w:rsidRDefault="510A910A" w:rsidP="510A910A">
      <w:pPr>
        <w:spacing w:after="0" w:line="240" w:lineRule="auto"/>
        <w:rPr>
          <w:b/>
          <w:bCs/>
        </w:rPr>
      </w:pPr>
    </w:p>
    <w:p w14:paraId="342D25E1" w14:textId="72655F21" w:rsidR="00A9123A" w:rsidRPr="008631F5" w:rsidRDefault="28F63B9C" w:rsidP="2AB30C22">
      <w:pPr>
        <w:spacing w:after="0" w:line="240" w:lineRule="auto"/>
        <w:textAlignment w:val="baseline"/>
        <w:rPr>
          <w:b/>
          <w:bCs/>
          <w:lang w:eastAsia="es-CL"/>
        </w:rPr>
      </w:pPr>
      <w:r w:rsidRPr="2AB30C22">
        <w:rPr>
          <w:b/>
          <w:bCs/>
        </w:rPr>
        <w:lastRenderedPageBreak/>
        <w:t>Flujograma Proceso de Inducción, Reinducción y Movilidad Interna en Direcciones Regionales FOSIS.</w:t>
      </w:r>
    </w:p>
    <w:p w14:paraId="52383387" w14:textId="0C02853A" w:rsidR="00A9123A" w:rsidRPr="008631F5" w:rsidRDefault="28F63B9C" w:rsidP="2AB30C22">
      <w:pPr>
        <w:spacing w:after="0" w:line="240" w:lineRule="auto"/>
        <w:jc w:val="center"/>
        <w:textAlignment w:val="baseline"/>
        <w:rPr>
          <w:b/>
          <w:bCs/>
          <w:lang w:eastAsia="es-CL"/>
        </w:rPr>
      </w:pPr>
      <w:r>
        <w:rPr>
          <w:noProof/>
        </w:rPr>
        <w:drawing>
          <wp:inline distT="0" distB="0" distL="0" distR="0" wp14:anchorId="6A081327" wp14:editId="1B305E3F">
            <wp:extent cx="4226944" cy="6437503"/>
            <wp:effectExtent l="0" t="0" r="2540" b="1905"/>
            <wp:docPr id="1673615172" name="Imagen 12" descr="Diagrama, Esquemát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943710" name="Imagen 12" descr="Diagrama, Esquemático&#10;&#10;Descripción generada automáticamente"/>
                    <pic:cNvPicPr/>
                  </pic:nvPicPr>
                  <pic:blipFill rotWithShape="1">
                    <a:blip r:embed="rId28" cstate="print">
                      <a:extLst>
                        <a:ext uri="{28A0092B-C50C-407E-A947-70E740481C1C}">
                          <a14:useLocalDpi xmlns:a14="http://schemas.microsoft.com/office/drawing/2010/main" val="0"/>
                        </a:ext>
                      </a:extLst>
                    </a:blip>
                    <a:srcRect l="2597" t="1869" r="2431" b="1990"/>
                    <a:stretch/>
                  </pic:blipFill>
                  <pic:spPr bwMode="auto">
                    <a:xfrm>
                      <a:off x="0" y="0"/>
                      <a:ext cx="4226944" cy="6437503"/>
                    </a:xfrm>
                    <a:prstGeom prst="rect">
                      <a:avLst/>
                    </a:prstGeom>
                    <a:ln>
                      <a:noFill/>
                    </a:ln>
                    <a:extLst>
                      <a:ext uri="{53640926-AAD7-44D8-BBD7-CCE9431645EC}">
                        <a14:shadowObscured xmlns:a14="http://schemas.microsoft.com/office/drawing/2010/main"/>
                      </a:ext>
                    </a:extLst>
                  </pic:spPr>
                </pic:pic>
              </a:graphicData>
            </a:graphic>
          </wp:inline>
        </w:drawing>
      </w:r>
    </w:p>
    <w:p w14:paraId="5588A809" w14:textId="5361C90D" w:rsidR="00A9123A" w:rsidRPr="008631F5" w:rsidRDefault="00A9123A" w:rsidP="2AB30C22">
      <w:pPr>
        <w:spacing w:after="0" w:line="240" w:lineRule="auto"/>
        <w:jc w:val="both"/>
        <w:textAlignment w:val="baseline"/>
        <w:rPr>
          <w:rFonts w:ascii="Calibri" w:eastAsia="Times New Roman" w:hAnsi="Calibri" w:cs="Calibri"/>
          <w:b/>
          <w:bCs/>
          <w:lang w:eastAsia="es-CL"/>
        </w:rPr>
      </w:pPr>
    </w:p>
    <w:p w14:paraId="61DF5040" w14:textId="1C546C74" w:rsidR="00A9123A" w:rsidRPr="008631F5" w:rsidRDefault="00A9123A" w:rsidP="2AB30C22">
      <w:pPr>
        <w:spacing w:after="0" w:line="240" w:lineRule="auto"/>
        <w:jc w:val="both"/>
        <w:textAlignment w:val="baseline"/>
        <w:rPr>
          <w:rFonts w:ascii="Calibri" w:eastAsia="Times New Roman" w:hAnsi="Calibri" w:cs="Calibri"/>
          <w:b/>
          <w:bCs/>
          <w:lang w:eastAsia="es-CL"/>
        </w:rPr>
      </w:pPr>
    </w:p>
    <w:p w14:paraId="3633B18C" w14:textId="3B07C3FD" w:rsidR="510A910A" w:rsidRDefault="510A910A" w:rsidP="510A910A">
      <w:pPr>
        <w:spacing w:after="0" w:line="240" w:lineRule="auto"/>
        <w:jc w:val="both"/>
        <w:rPr>
          <w:rFonts w:ascii="Calibri" w:eastAsia="Times New Roman" w:hAnsi="Calibri" w:cs="Calibri"/>
          <w:b/>
          <w:bCs/>
          <w:lang w:eastAsia="es-CL"/>
        </w:rPr>
      </w:pPr>
    </w:p>
    <w:p w14:paraId="64C60C5E" w14:textId="1F53FC9B" w:rsidR="510A910A" w:rsidRDefault="510A910A" w:rsidP="510A910A">
      <w:pPr>
        <w:spacing w:after="0" w:line="240" w:lineRule="auto"/>
        <w:jc w:val="both"/>
        <w:rPr>
          <w:rFonts w:ascii="Calibri" w:eastAsia="Times New Roman" w:hAnsi="Calibri" w:cs="Calibri"/>
          <w:b/>
          <w:bCs/>
          <w:lang w:eastAsia="es-CL"/>
        </w:rPr>
      </w:pPr>
    </w:p>
    <w:p w14:paraId="280DCC53" w14:textId="33A39A35" w:rsidR="00A9123A" w:rsidRPr="008631F5" w:rsidRDefault="00A9123A" w:rsidP="000C1B70">
      <w:pPr>
        <w:pStyle w:val="Prrafodelista"/>
        <w:numPr>
          <w:ilvl w:val="0"/>
          <w:numId w:val="28"/>
        </w:numPr>
        <w:spacing w:after="0" w:line="240" w:lineRule="auto"/>
        <w:jc w:val="both"/>
        <w:textAlignment w:val="baseline"/>
        <w:rPr>
          <w:rFonts w:ascii="Calibri" w:eastAsia="Times New Roman" w:hAnsi="Calibri" w:cs="Calibri"/>
          <w:lang w:eastAsia="es-CL"/>
        </w:rPr>
      </w:pPr>
      <w:r w:rsidRPr="2AB30C22">
        <w:rPr>
          <w:rFonts w:ascii="Calibri" w:eastAsia="Times New Roman" w:hAnsi="Calibri" w:cs="Calibri"/>
          <w:b/>
          <w:bCs/>
          <w:lang w:eastAsia="es-CL"/>
        </w:rPr>
        <w:lastRenderedPageBreak/>
        <w:t>RIESGOS</w:t>
      </w:r>
      <w:r w:rsidRPr="2AB30C22">
        <w:rPr>
          <w:rFonts w:ascii="Calibri" w:eastAsia="Times New Roman" w:hAnsi="Calibri" w:cs="Calibri"/>
          <w:lang w:eastAsia="es-CL"/>
        </w:rPr>
        <w:t> </w:t>
      </w:r>
    </w:p>
    <w:p w14:paraId="5D2C05F7" w14:textId="01594BCD" w:rsidR="2AB30C22" w:rsidRDefault="2AB30C22" w:rsidP="2AB30C22">
      <w:pPr>
        <w:pStyle w:val="Prrafodelista"/>
        <w:spacing w:after="0" w:line="240" w:lineRule="auto"/>
        <w:jc w:val="both"/>
        <w:rPr>
          <w:rFonts w:ascii="Calibri" w:eastAsia="Times New Roman" w:hAnsi="Calibri" w:cs="Calibri"/>
          <w:lang w:eastAsia="es-CL"/>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78"/>
        <w:gridCol w:w="1232"/>
        <w:gridCol w:w="2024"/>
        <w:gridCol w:w="2788"/>
      </w:tblGrid>
      <w:tr w:rsidR="00450BA7" w:rsidRPr="00A9123A" w14:paraId="3C7BD7C7" w14:textId="77777777" w:rsidTr="25115544">
        <w:trPr>
          <w:trHeight w:val="495"/>
        </w:trPr>
        <w:tc>
          <w:tcPr>
            <w:tcW w:w="289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vAlign w:val="center"/>
            <w:hideMark/>
          </w:tcPr>
          <w:p w14:paraId="34644746" w14:textId="77777777" w:rsidR="00A9123A" w:rsidRPr="00A9123A" w:rsidRDefault="55A4D0F5" w:rsidP="00A9123A">
            <w:pPr>
              <w:spacing w:after="0" w:line="240" w:lineRule="auto"/>
              <w:ind w:right="30"/>
              <w:jc w:val="center"/>
              <w:textAlignment w:val="baseline"/>
              <w:rPr>
                <w:rFonts w:ascii="Times New Roman" w:eastAsia="Times New Roman" w:hAnsi="Times New Roman" w:cs="Times New Roman"/>
                <w:sz w:val="24"/>
                <w:szCs w:val="24"/>
                <w:lang w:eastAsia="es-CL"/>
              </w:rPr>
            </w:pPr>
            <w:commentRangeStart w:id="39"/>
            <w:r w:rsidRPr="510A910A">
              <w:rPr>
                <w:rFonts w:ascii="Calibri" w:eastAsia="Times New Roman" w:hAnsi="Calibri" w:cs="Calibri"/>
                <w:b/>
                <w:bCs/>
                <w:lang w:eastAsia="es-CL"/>
              </w:rPr>
              <w:t>Descripción del Riesgo </w:t>
            </w:r>
            <w:r w:rsidRPr="510A910A">
              <w:rPr>
                <w:rFonts w:ascii="Calibri" w:eastAsia="Times New Roman" w:hAnsi="Calibri" w:cs="Calibri"/>
                <w:lang w:eastAsia="es-CL"/>
              </w:rPr>
              <w:t> </w:t>
            </w:r>
          </w:p>
        </w:tc>
        <w:tc>
          <w:tcPr>
            <w:tcW w:w="12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hideMark/>
          </w:tcPr>
          <w:p w14:paraId="060F07F9" w14:textId="77777777" w:rsidR="00A9123A" w:rsidRPr="00A9123A" w:rsidRDefault="00A9123A" w:rsidP="00A9123A">
            <w:pPr>
              <w:spacing w:after="0" w:line="240" w:lineRule="auto"/>
              <w:jc w:val="center"/>
              <w:textAlignment w:val="baseline"/>
              <w:rPr>
                <w:rFonts w:ascii="Times New Roman" w:eastAsia="Times New Roman" w:hAnsi="Times New Roman" w:cs="Times New Roman"/>
                <w:sz w:val="24"/>
                <w:szCs w:val="24"/>
                <w:lang w:eastAsia="es-CL"/>
              </w:rPr>
            </w:pPr>
            <w:r w:rsidRPr="00A9123A">
              <w:rPr>
                <w:rFonts w:ascii="Calibri" w:eastAsia="Times New Roman" w:hAnsi="Calibri" w:cs="Calibri"/>
                <w:b/>
                <w:bCs/>
                <w:lang w:eastAsia="es-CL"/>
              </w:rPr>
              <w:t>Fuente del riesgo </w:t>
            </w:r>
            <w:r w:rsidRPr="00A9123A">
              <w:rPr>
                <w:rFonts w:ascii="Calibri" w:eastAsia="Times New Roman" w:hAnsi="Calibri" w:cs="Calibri"/>
                <w:lang w:eastAsia="es-CL"/>
              </w:rPr>
              <w:t> </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vAlign w:val="center"/>
            <w:hideMark/>
          </w:tcPr>
          <w:p w14:paraId="09B19023" w14:textId="77777777" w:rsidR="00A9123A" w:rsidRPr="00A9123A" w:rsidRDefault="00A9123A" w:rsidP="00A9123A">
            <w:pPr>
              <w:spacing w:after="0" w:line="240" w:lineRule="auto"/>
              <w:ind w:right="30"/>
              <w:jc w:val="center"/>
              <w:textAlignment w:val="baseline"/>
              <w:rPr>
                <w:rFonts w:ascii="Times New Roman" w:eastAsia="Times New Roman" w:hAnsi="Times New Roman" w:cs="Times New Roman"/>
                <w:sz w:val="24"/>
                <w:szCs w:val="24"/>
                <w:lang w:eastAsia="es-CL"/>
              </w:rPr>
            </w:pPr>
            <w:r w:rsidRPr="00A9123A">
              <w:rPr>
                <w:rFonts w:ascii="Calibri" w:eastAsia="Times New Roman" w:hAnsi="Calibri" w:cs="Calibri"/>
                <w:b/>
                <w:bCs/>
                <w:lang w:eastAsia="es-CL"/>
              </w:rPr>
              <w:t>Tipo de riesgo </w:t>
            </w:r>
            <w:r w:rsidRPr="00A9123A">
              <w:rPr>
                <w:rFonts w:ascii="Calibri" w:eastAsia="Times New Roman" w:hAnsi="Calibri" w:cs="Calibri"/>
                <w:lang w:eastAsia="es-CL"/>
              </w:rPr>
              <w:t> </w:t>
            </w:r>
          </w:p>
        </w:tc>
        <w:tc>
          <w:tcPr>
            <w:tcW w:w="28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FBFBF" w:themeFill="background1" w:themeFillShade="BF"/>
            <w:vAlign w:val="center"/>
            <w:hideMark/>
          </w:tcPr>
          <w:p w14:paraId="7BF3366C" w14:textId="77777777" w:rsidR="00A9123A" w:rsidRPr="00A9123A" w:rsidRDefault="00A9123A" w:rsidP="00A9123A">
            <w:pPr>
              <w:spacing w:after="0" w:line="240" w:lineRule="auto"/>
              <w:ind w:right="30"/>
              <w:jc w:val="center"/>
              <w:textAlignment w:val="baseline"/>
              <w:rPr>
                <w:rFonts w:ascii="Times New Roman" w:eastAsia="Times New Roman" w:hAnsi="Times New Roman" w:cs="Times New Roman"/>
                <w:sz w:val="24"/>
                <w:szCs w:val="24"/>
                <w:lang w:eastAsia="es-CL"/>
              </w:rPr>
            </w:pPr>
            <w:r w:rsidRPr="00A9123A">
              <w:rPr>
                <w:rFonts w:ascii="Calibri" w:eastAsia="Times New Roman" w:hAnsi="Calibri" w:cs="Calibri"/>
                <w:b/>
                <w:bCs/>
                <w:lang w:eastAsia="es-CL"/>
              </w:rPr>
              <w:t>Descripción del control </w:t>
            </w:r>
            <w:r w:rsidRPr="00A9123A">
              <w:rPr>
                <w:rFonts w:ascii="Calibri" w:eastAsia="Times New Roman" w:hAnsi="Calibri" w:cs="Calibri"/>
                <w:lang w:eastAsia="es-CL"/>
              </w:rPr>
              <w:t> </w:t>
            </w:r>
          </w:p>
        </w:tc>
      </w:tr>
      <w:tr w:rsidR="00450BA7" w:rsidRPr="00A9123A" w14:paraId="66B84E26" w14:textId="77777777" w:rsidTr="25115544">
        <w:trPr>
          <w:trHeight w:val="255"/>
        </w:trPr>
        <w:tc>
          <w:tcPr>
            <w:tcW w:w="289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6F87B7ED" w14:textId="77777777" w:rsidR="009475F8" w:rsidRPr="002119D1" w:rsidRDefault="009475F8" w:rsidP="009475F8">
            <w:pPr>
              <w:jc w:val="both"/>
              <w:rPr>
                <w:rFonts w:cstheme="minorHAnsi"/>
              </w:rPr>
            </w:pPr>
            <w:r w:rsidRPr="002119D1">
              <w:rPr>
                <w:rFonts w:cstheme="minorHAnsi"/>
              </w:rPr>
              <w:t>No informar oportunamente ingresos a la persona encargada del proceso de inducción.</w:t>
            </w:r>
          </w:p>
          <w:p w14:paraId="7611C196" w14:textId="1C331A61" w:rsidR="00A9123A" w:rsidRPr="00A9123A" w:rsidRDefault="00A9123A" w:rsidP="00A9123A">
            <w:pPr>
              <w:spacing w:after="0" w:line="240" w:lineRule="auto"/>
              <w:ind w:left="15"/>
              <w:textAlignment w:val="baseline"/>
              <w:rPr>
                <w:rFonts w:eastAsia="Times New Roman" w:cstheme="minorHAnsi"/>
                <w:lang w:eastAsia="es-CL"/>
              </w:rPr>
            </w:pPr>
          </w:p>
        </w:tc>
        <w:tc>
          <w:tcPr>
            <w:tcW w:w="127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223C7E98" w14:textId="77777777" w:rsidR="00A9123A" w:rsidRPr="00A9123A" w:rsidRDefault="00A9123A" w:rsidP="00A9123A">
            <w:pPr>
              <w:spacing w:after="0" w:line="240" w:lineRule="auto"/>
              <w:ind w:left="15"/>
              <w:jc w:val="center"/>
              <w:textAlignment w:val="baseline"/>
              <w:rPr>
                <w:rFonts w:eastAsia="Times New Roman" w:cstheme="minorHAnsi"/>
                <w:lang w:eastAsia="es-CL"/>
              </w:rPr>
            </w:pPr>
            <w:r w:rsidRPr="00A9123A">
              <w:rPr>
                <w:rFonts w:eastAsia="Times New Roman" w:cstheme="minorHAnsi"/>
                <w:lang w:eastAsia="es-CL"/>
              </w:rPr>
              <w:t>Interno </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05D164AA" w14:textId="6DFF06D2" w:rsidR="00A9123A" w:rsidRPr="00A9123A" w:rsidRDefault="3AA8CC82" w:rsidP="2AB30C22">
            <w:pPr>
              <w:spacing w:after="0" w:line="240" w:lineRule="auto"/>
              <w:jc w:val="center"/>
              <w:textAlignment w:val="baseline"/>
              <w:rPr>
                <w:rFonts w:eastAsia="Times New Roman"/>
                <w:lang w:eastAsia="es-CL"/>
              </w:rPr>
            </w:pPr>
            <w:r w:rsidRPr="2AB30C22">
              <w:rPr>
                <w:rFonts w:eastAsia="Times New Roman"/>
                <w:lang w:eastAsia="es-CL"/>
              </w:rPr>
              <w:t>Procedimental</w:t>
            </w:r>
          </w:p>
        </w:tc>
        <w:tc>
          <w:tcPr>
            <w:tcW w:w="288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4D0F8042" w14:textId="0A614761" w:rsidR="00A9123A" w:rsidRPr="00A9123A" w:rsidRDefault="00290489" w:rsidP="00A9123A">
            <w:pPr>
              <w:spacing w:after="0" w:line="240" w:lineRule="auto"/>
              <w:jc w:val="both"/>
              <w:textAlignment w:val="baseline"/>
              <w:rPr>
                <w:rFonts w:eastAsia="Times New Roman" w:cstheme="minorHAnsi"/>
                <w:lang w:eastAsia="es-CL"/>
              </w:rPr>
            </w:pPr>
            <w:r>
              <w:rPr>
                <w:rFonts w:eastAsia="Times New Roman" w:cstheme="minorHAnsi"/>
                <w:lang w:eastAsia="es-CL"/>
              </w:rPr>
              <w:t>El Departamento de Gestión de Personas y los Encargados/as de Persona a Nivel regional deben informar sobre los nuevos ingresos</w:t>
            </w:r>
            <w:r w:rsidR="00910F70">
              <w:rPr>
                <w:rFonts w:eastAsia="Times New Roman" w:cstheme="minorHAnsi"/>
                <w:lang w:eastAsia="es-CL"/>
              </w:rPr>
              <w:t xml:space="preserve"> </w:t>
            </w:r>
            <w:r w:rsidR="00DB0FC7">
              <w:rPr>
                <w:rFonts w:eastAsia="Times New Roman" w:cstheme="minorHAnsi"/>
                <w:lang w:eastAsia="es-CL"/>
              </w:rPr>
              <w:t>al Profesional</w:t>
            </w:r>
          </w:p>
        </w:tc>
      </w:tr>
      <w:tr w:rsidR="00450BA7" w:rsidRPr="00A9123A" w14:paraId="7F75A518" w14:textId="77777777" w:rsidTr="25115544">
        <w:trPr>
          <w:trHeight w:val="285"/>
        </w:trPr>
        <w:tc>
          <w:tcPr>
            <w:tcW w:w="289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479AF068" w14:textId="489B29CF" w:rsidR="00A9123A" w:rsidRPr="00A9123A" w:rsidRDefault="009475F8" w:rsidP="00A9123A">
            <w:pPr>
              <w:spacing w:after="0" w:line="240" w:lineRule="auto"/>
              <w:ind w:left="15"/>
              <w:textAlignment w:val="baseline"/>
              <w:rPr>
                <w:rFonts w:eastAsia="Times New Roman" w:cstheme="minorHAnsi"/>
                <w:lang w:eastAsia="es-CL"/>
              </w:rPr>
            </w:pPr>
            <w:r w:rsidRPr="002119D1">
              <w:rPr>
                <w:rFonts w:cstheme="minorHAnsi"/>
              </w:rPr>
              <w:t>No finalizar los módulos e-learning</w:t>
            </w:r>
          </w:p>
        </w:tc>
        <w:tc>
          <w:tcPr>
            <w:tcW w:w="127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1E058F23" w14:textId="77777777" w:rsidR="00A9123A" w:rsidRPr="00A9123A" w:rsidRDefault="00A9123A" w:rsidP="00A9123A">
            <w:pPr>
              <w:spacing w:after="0" w:line="240" w:lineRule="auto"/>
              <w:ind w:left="15"/>
              <w:jc w:val="center"/>
              <w:textAlignment w:val="baseline"/>
              <w:rPr>
                <w:rFonts w:eastAsia="Times New Roman" w:cstheme="minorHAnsi"/>
                <w:lang w:eastAsia="es-CL"/>
              </w:rPr>
            </w:pPr>
            <w:r w:rsidRPr="00A9123A">
              <w:rPr>
                <w:rFonts w:eastAsia="Times New Roman" w:cstheme="minorHAnsi"/>
                <w:lang w:eastAsia="es-CL"/>
              </w:rPr>
              <w:t>Interno </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565104E2" w14:textId="6B9F2935" w:rsidR="00A9123A" w:rsidRPr="00A9123A" w:rsidRDefault="00B57ACF" w:rsidP="00A9123A">
            <w:pPr>
              <w:spacing w:after="0" w:line="240" w:lineRule="auto"/>
              <w:jc w:val="center"/>
              <w:textAlignment w:val="baseline"/>
              <w:rPr>
                <w:rFonts w:eastAsia="Times New Roman" w:cstheme="minorHAnsi"/>
                <w:lang w:eastAsia="es-CL"/>
              </w:rPr>
            </w:pPr>
            <w:r>
              <w:rPr>
                <w:rFonts w:eastAsia="Times New Roman" w:cstheme="minorHAnsi"/>
                <w:lang w:eastAsia="es-CL"/>
              </w:rPr>
              <w:t>Procedimental</w:t>
            </w:r>
          </w:p>
        </w:tc>
        <w:tc>
          <w:tcPr>
            <w:tcW w:w="288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D3543C4" w14:textId="1E583640" w:rsidR="00A9123A" w:rsidRPr="00A9123A" w:rsidRDefault="609CD49C" w:rsidP="2AB30C22">
            <w:pPr>
              <w:spacing w:after="0" w:line="240" w:lineRule="auto"/>
              <w:jc w:val="both"/>
              <w:textAlignment w:val="baseline"/>
              <w:rPr>
                <w:rFonts w:eastAsia="Times New Roman"/>
                <w:lang w:eastAsia="es-CL"/>
              </w:rPr>
            </w:pPr>
            <w:r w:rsidRPr="2AB30C22">
              <w:rPr>
                <w:rFonts w:eastAsia="Times New Roman"/>
                <w:lang w:eastAsia="es-CL"/>
              </w:rPr>
              <w:t>El Profesional de desarrollo organizacional es responsable de llevar el registro y control de quienes están inscritos en los módulos</w:t>
            </w:r>
          </w:p>
        </w:tc>
      </w:tr>
      <w:tr w:rsidR="00450BA7" w:rsidRPr="00A9123A" w14:paraId="6105E3D7" w14:textId="77777777" w:rsidTr="25115544">
        <w:trPr>
          <w:trHeight w:val="255"/>
        </w:trPr>
        <w:tc>
          <w:tcPr>
            <w:tcW w:w="289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2FCD913A" w14:textId="0A9C1FEE" w:rsidR="009475F8" w:rsidRPr="002119D1" w:rsidRDefault="46E43DBF" w:rsidP="25115544">
            <w:pPr>
              <w:jc w:val="both"/>
            </w:pPr>
            <w:r w:rsidRPr="25115544">
              <w:t xml:space="preserve">No realizar la inducción a </w:t>
            </w:r>
            <w:r w:rsidR="0B45AFC1" w:rsidRPr="25115544">
              <w:t>las funciones</w:t>
            </w:r>
            <w:r w:rsidRPr="25115544">
              <w:t xml:space="preserve"> del cargo</w:t>
            </w:r>
          </w:p>
          <w:p w14:paraId="5F4B8353" w14:textId="0F61545D" w:rsidR="00A9123A" w:rsidRPr="00A9123A" w:rsidRDefault="00A9123A" w:rsidP="00A9123A">
            <w:pPr>
              <w:spacing w:after="0" w:line="240" w:lineRule="auto"/>
              <w:ind w:left="15"/>
              <w:textAlignment w:val="baseline"/>
              <w:rPr>
                <w:rFonts w:eastAsia="Times New Roman" w:cstheme="minorHAnsi"/>
                <w:lang w:eastAsia="es-CL"/>
              </w:rPr>
            </w:pPr>
          </w:p>
        </w:tc>
        <w:tc>
          <w:tcPr>
            <w:tcW w:w="127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6EF9FFDC" w14:textId="77777777" w:rsidR="00A9123A" w:rsidRPr="00A9123A" w:rsidRDefault="00A9123A" w:rsidP="00A9123A">
            <w:pPr>
              <w:spacing w:after="0" w:line="240" w:lineRule="auto"/>
              <w:ind w:left="15"/>
              <w:jc w:val="center"/>
              <w:textAlignment w:val="baseline"/>
              <w:rPr>
                <w:rFonts w:eastAsia="Times New Roman" w:cstheme="minorHAnsi"/>
                <w:lang w:eastAsia="es-CL"/>
              </w:rPr>
            </w:pPr>
            <w:r w:rsidRPr="00A9123A">
              <w:rPr>
                <w:rFonts w:eastAsia="Times New Roman" w:cstheme="minorHAnsi"/>
                <w:lang w:eastAsia="es-CL"/>
              </w:rPr>
              <w:t>Interno </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07D98CAB" w14:textId="0503EAA6" w:rsidR="00A9123A" w:rsidRPr="00A9123A" w:rsidRDefault="007631FE" w:rsidP="00A9123A">
            <w:pPr>
              <w:spacing w:after="0" w:line="240" w:lineRule="auto"/>
              <w:jc w:val="center"/>
              <w:textAlignment w:val="baseline"/>
              <w:rPr>
                <w:rFonts w:eastAsia="Times New Roman" w:cstheme="minorHAnsi"/>
                <w:lang w:eastAsia="es-CL"/>
              </w:rPr>
            </w:pPr>
            <w:r>
              <w:rPr>
                <w:rFonts w:eastAsia="Times New Roman" w:cstheme="minorHAnsi"/>
                <w:lang w:eastAsia="es-CL"/>
              </w:rPr>
              <w:t>Procedimental</w:t>
            </w:r>
          </w:p>
        </w:tc>
        <w:tc>
          <w:tcPr>
            <w:tcW w:w="288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3FF62568" w14:textId="5F1ADF59" w:rsidR="00A9123A" w:rsidRPr="00A9123A" w:rsidRDefault="007631FE" w:rsidP="00A9123A">
            <w:pPr>
              <w:spacing w:after="0" w:line="240" w:lineRule="auto"/>
              <w:jc w:val="both"/>
              <w:textAlignment w:val="baseline"/>
              <w:rPr>
                <w:rFonts w:eastAsia="Times New Roman" w:cstheme="minorHAnsi"/>
                <w:lang w:eastAsia="es-CL"/>
              </w:rPr>
            </w:pPr>
            <w:r>
              <w:rPr>
                <w:rFonts w:eastAsia="Times New Roman" w:cstheme="minorHAnsi"/>
                <w:lang w:eastAsia="es-CL"/>
              </w:rPr>
              <w:t xml:space="preserve">La jefatura es responsable de llevar a cabo </w:t>
            </w:r>
            <w:r w:rsidR="00971099">
              <w:rPr>
                <w:rFonts w:eastAsia="Times New Roman" w:cstheme="minorHAnsi"/>
                <w:lang w:eastAsia="es-CL"/>
              </w:rPr>
              <w:t>el proceso de inducción al cargo o designar una persona que haga tutor/a.</w:t>
            </w:r>
          </w:p>
        </w:tc>
      </w:tr>
      <w:tr w:rsidR="00450BA7" w:rsidRPr="00A9123A" w14:paraId="3500E955" w14:textId="77777777" w:rsidTr="25115544">
        <w:trPr>
          <w:trHeight w:val="255"/>
        </w:trPr>
        <w:tc>
          <w:tcPr>
            <w:tcW w:w="289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3A029FE0" w14:textId="26EFAC92" w:rsidR="00A9123A" w:rsidRPr="00A9123A" w:rsidRDefault="4CB87652" w:rsidP="2AB30C22">
            <w:pPr>
              <w:spacing w:after="0" w:line="240" w:lineRule="auto"/>
              <w:ind w:left="15"/>
            </w:pPr>
            <w:r w:rsidRPr="2AB30C22">
              <w:rPr>
                <w:rFonts w:eastAsia="Times New Roman"/>
                <w:lang w:eastAsia="es-CL"/>
              </w:rPr>
              <w:t>No realizar la charla sobre Información de Riesgos Laborales</w:t>
            </w:r>
          </w:p>
        </w:tc>
        <w:tc>
          <w:tcPr>
            <w:tcW w:w="127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11BC1604" w14:textId="20FADB5F" w:rsidR="00A9123A" w:rsidRPr="00A9123A" w:rsidRDefault="00A9123A" w:rsidP="2AB30C22">
            <w:pPr>
              <w:spacing w:after="0" w:line="240" w:lineRule="auto"/>
              <w:ind w:left="15"/>
              <w:jc w:val="center"/>
              <w:textAlignment w:val="baseline"/>
              <w:rPr>
                <w:rFonts w:eastAsia="Times New Roman"/>
                <w:lang w:eastAsia="es-CL"/>
              </w:rPr>
            </w:pPr>
            <w:r w:rsidRPr="2AB30C22">
              <w:rPr>
                <w:rFonts w:eastAsia="Times New Roman"/>
                <w:lang w:eastAsia="es-CL"/>
              </w:rPr>
              <w:t> </w:t>
            </w:r>
            <w:r w:rsidR="2419C949" w:rsidRPr="2AB30C22">
              <w:rPr>
                <w:rFonts w:eastAsia="Times New Roman"/>
                <w:lang w:eastAsia="es-CL"/>
              </w:rPr>
              <w:t>Interno</w:t>
            </w:r>
          </w:p>
        </w:tc>
        <w:tc>
          <w:tcPr>
            <w:tcW w:w="208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77A54F6C" w14:textId="5523DDE0" w:rsidR="00A9123A" w:rsidRPr="00A9123A" w:rsidRDefault="00450BA7" w:rsidP="00A9123A">
            <w:pPr>
              <w:spacing w:after="0" w:line="240" w:lineRule="auto"/>
              <w:jc w:val="center"/>
              <w:textAlignment w:val="baseline"/>
              <w:rPr>
                <w:rFonts w:eastAsia="Times New Roman" w:cstheme="minorHAnsi"/>
                <w:lang w:eastAsia="es-CL"/>
              </w:rPr>
            </w:pPr>
            <w:r w:rsidRPr="00A9123A">
              <w:rPr>
                <w:rFonts w:eastAsia="Times New Roman" w:cstheme="minorHAnsi"/>
                <w:lang w:eastAsia="es-CL"/>
              </w:rPr>
              <w:t>Legal </w:t>
            </w:r>
          </w:p>
        </w:tc>
        <w:tc>
          <w:tcPr>
            <w:tcW w:w="288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1BE4D660" w14:textId="22007847" w:rsidR="00A9123A" w:rsidRPr="00A9123A" w:rsidRDefault="138DC0AB" w:rsidP="2AB30C22">
            <w:pPr>
              <w:spacing w:after="0" w:line="240" w:lineRule="auto"/>
              <w:jc w:val="both"/>
              <w:textAlignment w:val="baseline"/>
              <w:rPr>
                <w:rFonts w:eastAsia="Times New Roman"/>
                <w:lang w:eastAsia="es-CL"/>
              </w:rPr>
            </w:pPr>
            <w:r w:rsidRPr="510A910A">
              <w:rPr>
                <w:rFonts w:eastAsia="Times New Roman"/>
                <w:lang w:eastAsia="es-CL"/>
              </w:rPr>
              <w:t xml:space="preserve">Será responsabilidad del área de Prevención de Riesgos llevar </w:t>
            </w:r>
            <w:r w:rsidR="5184BF8B" w:rsidRPr="510A910A">
              <w:rPr>
                <w:rFonts w:eastAsia="Times New Roman"/>
                <w:lang w:eastAsia="es-CL"/>
              </w:rPr>
              <w:t>a cabo la actualización de la presentación sobre IRL y contar con el registro de personas capacitadas.</w:t>
            </w:r>
            <w:commentRangeEnd w:id="39"/>
            <w:r w:rsidR="00450BA7" w:rsidRPr="00A9123A">
              <w:rPr>
                <w:rStyle w:val="Refdecomentario"/>
                <w:rFonts w:eastAsia="Times New Roman"/>
                <w:sz w:val="22"/>
                <w:szCs w:val="22"/>
                <w:lang w:eastAsia="es-CL"/>
              </w:rPr>
              <w:commentReference w:id="39"/>
            </w:r>
          </w:p>
        </w:tc>
      </w:tr>
    </w:tbl>
    <w:p w14:paraId="7F042E27" w14:textId="77777777" w:rsidR="00A9123A" w:rsidRPr="00A9123A" w:rsidRDefault="00A9123A" w:rsidP="00A9123A">
      <w:pPr>
        <w:spacing w:after="0" w:line="240" w:lineRule="auto"/>
        <w:jc w:val="both"/>
        <w:textAlignment w:val="baseline"/>
        <w:rPr>
          <w:rFonts w:ascii="Segoe UI" w:eastAsia="Times New Roman" w:hAnsi="Segoe UI" w:cs="Segoe UI"/>
          <w:sz w:val="18"/>
          <w:szCs w:val="18"/>
          <w:lang w:eastAsia="es-CL"/>
        </w:rPr>
      </w:pPr>
      <w:r w:rsidRPr="00A9123A">
        <w:rPr>
          <w:rFonts w:ascii="Calibri" w:eastAsia="Times New Roman" w:hAnsi="Calibri" w:cs="Calibri"/>
          <w:lang w:eastAsia="es-CL"/>
        </w:rPr>
        <w:t> </w:t>
      </w:r>
    </w:p>
    <w:p w14:paraId="001E6B23" w14:textId="7E2BC1C6" w:rsidR="004D05EE" w:rsidRPr="008C4C14" w:rsidRDefault="004D05EE" w:rsidP="008C4C14">
      <w:pPr>
        <w:pStyle w:val="Prrafodelista"/>
        <w:numPr>
          <w:ilvl w:val="0"/>
          <w:numId w:val="28"/>
        </w:numPr>
        <w:spacing w:after="0" w:line="240" w:lineRule="auto"/>
        <w:jc w:val="both"/>
        <w:textAlignment w:val="baseline"/>
        <w:rPr>
          <w:b/>
          <w:bCs/>
        </w:rPr>
      </w:pPr>
      <w:r w:rsidRPr="008C4C14">
        <w:rPr>
          <w:b/>
          <w:bCs/>
        </w:rPr>
        <w:t>INDICADORES</w:t>
      </w:r>
    </w:p>
    <w:p w14:paraId="161B2794" w14:textId="77777777" w:rsidR="004D05EE" w:rsidRDefault="004D05EE" w:rsidP="004D05EE">
      <w:pPr>
        <w:pStyle w:val="Prrafodelista"/>
        <w:jc w:val="both"/>
        <w:rPr>
          <w:b/>
          <w:bCs/>
        </w:rPr>
      </w:pPr>
    </w:p>
    <w:tbl>
      <w:tblPr>
        <w:tblStyle w:val="Tablaconcuadrcula"/>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658"/>
        <w:gridCol w:w="2810"/>
        <w:gridCol w:w="1358"/>
        <w:gridCol w:w="2002"/>
      </w:tblGrid>
      <w:tr w:rsidR="004D05EE" w14:paraId="21AC8AF3" w14:textId="77777777" w:rsidTr="00EE04E3">
        <w:trPr>
          <w:jc w:val="center"/>
        </w:trPr>
        <w:tc>
          <w:tcPr>
            <w:tcW w:w="2658" w:type="dxa"/>
            <w:vAlign w:val="center"/>
          </w:tcPr>
          <w:p w14:paraId="02D898B8" w14:textId="06395C79" w:rsidR="004D05EE" w:rsidRDefault="00E52A8B" w:rsidP="004D05EE">
            <w:pPr>
              <w:pStyle w:val="Prrafodelista"/>
              <w:ind w:left="0"/>
              <w:jc w:val="center"/>
              <w:rPr>
                <w:b/>
                <w:bCs/>
              </w:rPr>
            </w:pPr>
            <w:bookmarkStart w:id="40" w:name="_Hlk154480418"/>
            <w:r>
              <w:rPr>
                <w:b/>
                <w:bCs/>
              </w:rPr>
              <w:t xml:space="preserve">Nombre </w:t>
            </w:r>
            <w:r w:rsidR="004D05EE">
              <w:rPr>
                <w:b/>
                <w:bCs/>
              </w:rPr>
              <w:t>Indicador</w:t>
            </w:r>
          </w:p>
        </w:tc>
        <w:tc>
          <w:tcPr>
            <w:tcW w:w="2810" w:type="dxa"/>
            <w:vAlign w:val="center"/>
          </w:tcPr>
          <w:p w14:paraId="4A678FDA" w14:textId="09A521E1" w:rsidR="004D05EE" w:rsidRDefault="00D72479" w:rsidP="004D05EE">
            <w:pPr>
              <w:pStyle w:val="Prrafodelista"/>
              <w:ind w:left="0"/>
              <w:jc w:val="center"/>
              <w:rPr>
                <w:b/>
                <w:bCs/>
              </w:rPr>
            </w:pPr>
            <w:r>
              <w:rPr>
                <w:b/>
                <w:bCs/>
              </w:rPr>
              <w:t>Responsable</w:t>
            </w:r>
          </w:p>
        </w:tc>
        <w:tc>
          <w:tcPr>
            <w:tcW w:w="1358" w:type="dxa"/>
            <w:vAlign w:val="center"/>
          </w:tcPr>
          <w:p w14:paraId="02068335" w14:textId="63608986" w:rsidR="004D05EE" w:rsidRDefault="00D72479" w:rsidP="004D05EE">
            <w:pPr>
              <w:pStyle w:val="Prrafodelista"/>
              <w:ind w:left="0"/>
              <w:jc w:val="center"/>
              <w:rPr>
                <w:b/>
                <w:bCs/>
              </w:rPr>
            </w:pPr>
            <w:r>
              <w:rPr>
                <w:b/>
                <w:bCs/>
              </w:rPr>
              <w:t>Periodicidad / Meta</w:t>
            </w:r>
          </w:p>
        </w:tc>
        <w:tc>
          <w:tcPr>
            <w:tcW w:w="2002" w:type="dxa"/>
            <w:vAlign w:val="center"/>
          </w:tcPr>
          <w:p w14:paraId="4EE426AD" w14:textId="1D358EB0" w:rsidR="004D05EE" w:rsidRDefault="00D72479" w:rsidP="004D05EE">
            <w:pPr>
              <w:pStyle w:val="Prrafodelista"/>
              <w:ind w:left="0"/>
              <w:jc w:val="center"/>
              <w:rPr>
                <w:b/>
                <w:bCs/>
              </w:rPr>
            </w:pPr>
            <w:r>
              <w:rPr>
                <w:b/>
                <w:bCs/>
              </w:rPr>
              <w:t>Fórmula de cálculo</w:t>
            </w:r>
          </w:p>
        </w:tc>
      </w:tr>
      <w:tr w:rsidR="004D05EE" w14:paraId="1273FC2C" w14:textId="77777777" w:rsidTr="00EE04E3">
        <w:trPr>
          <w:jc w:val="center"/>
        </w:trPr>
        <w:tc>
          <w:tcPr>
            <w:tcW w:w="2658" w:type="dxa"/>
            <w:vAlign w:val="center"/>
          </w:tcPr>
          <w:p w14:paraId="735B5D6C" w14:textId="5256ABAC" w:rsidR="004D05EE" w:rsidRDefault="004D05EE" w:rsidP="00C6777D">
            <w:pPr>
              <w:pStyle w:val="Prrafodelista"/>
              <w:ind w:left="0"/>
              <w:rPr>
                <w:b/>
                <w:bCs/>
              </w:rPr>
            </w:pPr>
            <w:r>
              <w:rPr>
                <w:b/>
                <w:bCs/>
              </w:rPr>
              <w:t xml:space="preserve">% </w:t>
            </w:r>
            <w:r w:rsidR="001D1786">
              <w:rPr>
                <w:b/>
                <w:bCs/>
              </w:rPr>
              <w:t xml:space="preserve">de personas que </w:t>
            </w:r>
            <w:r w:rsidR="003A262D">
              <w:rPr>
                <w:b/>
                <w:bCs/>
              </w:rPr>
              <w:t>completaron el proceso de Inducción</w:t>
            </w:r>
          </w:p>
        </w:tc>
        <w:tc>
          <w:tcPr>
            <w:tcW w:w="2810" w:type="dxa"/>
          </w:tcPr>
          <w:p w14:paraId="3BC1F3CC" w14:textId="77777777" w:rsidR="00EE04E3" w:rsidRDefault="00EE04E3" w:rsidP="004D05EE">
            <w:pPr>
              <w:pStyle w:val="Prrafodelista"/>
              <w:ind w:left="0"/>
              <w:jc w:val="both"/>
              <w:rPr>
                <w:b/>
                <w:bCs/>
              </w:rPr>
            </w:pPr>
          </w:p>
          <w:p w14:paraId="5665107B" w14:textId="77777777" w:rsidR="00EE04E3" w:rsidRDefault="00EE04E3" w:rsidP="004D05EE">
            <w:pPr>
              <w:pStyle w:val="Prrafodelista"/>
              <w:ind w:left="0"/>
              <w:jc w:val="both"/>
              <w:rPr>
                <w:b/>
                <w:bCs/>
              </w:rPr>
            </w:pPr>
          </w:p>
          <w:p w14:paraId="131BED93" w14:textId="1AB2BF64" w:rsidR="004D05EE" w:rsidRDefault="00FB71F1" w:rsidP="004D05EE">
            <w:pPr>
              <w:pStyle w:val="Prrafodelista"/>
              <w:ind w:left="0"/>
              <w:jc w:val="both"/>
              <w:rPr>
                <w:b/>
                <w:bCs/>
              </w:rPr>
            </w:pPr>
            <w:r>
              <w:rPr>
                <w:b/>
                <w:bCs/>
              </w:rPr>
              <w:t>Jefatura de Desarrollo Organizacional</w:t>
            </w:r>
            <w:r w:rsidR="00A77FEB">
              <w:rPr>
                <w:b/>
                <w:bCs/>
              </w:rPr>
              <w:t xml:space="preserve"> y Profesional</w:t>
            </w:r>
            <w:r w:rsidR="0089501F">
              <w:rPr>
                <w:b/>
                <w:bCs/>
              </w:rPr>
              <w:t xml:space="preserve"> de Desarrollo Organizacional</w:t>
            </w:r>
            <w:r w:rsidR="00A77FEB">
              <w:rPr>
                <w:b/>
                <w:bCs/>
              </w:rPr>
              <w:t xml:space="preserve"> encargado de Inducción</w:t>
            </w:r>
          </w:p>
        </w:tc>
        <w:tc>
          <w:tcPr>
            <w:tcW w:w="1358" w:type="dxa"/>
            <w:vAlign w:val="center"/>
          </w:tcPr>
          <w:p w14:paraId="3175E543" w14:textId="599BCEC1" w:rsidR="004D05EE" w:rsidRDefault="00D80CA5" w:rsidP="00D80CA5">
            <w:pPr>
              <w:pStyle w:val="Prrafodelista"/>
              <w:ind w:left="0"/>
              <w:jc w:val="center"/>
              <w:rPr>
                <w:b/>
                <w:bCs/>
              </w:rPr>
            </w:pPr>
            <w:r>
              <w:rPr>
                <w:b/>
                <w:bCs/>
              </w:rPr>
              <w:t>Mensual</w:t>
            </w:r>
          </w:p>
        </w:tc>
        <w:tc>
          <w:tcPr>
            <w:tcW w:w="2002" w:type="dxa"/>
            <w:vAlign w:val="center"/>
          </w:tcPr>
          <w:p w14:paraId="12E91269" w14:textId="3DA97D36" w:rsidR="002F18C6" w:rsidRDefault="00D80CA5" w:rsidP="00D80CA5">
            <w:pPr>
              <w:pStyle w:val="Prrafodelista"/>
              <w:ind w:left="0"/>
              <w:jc w:val="center"/>
              <w:rPr>
                <w:b/>
                <w:bCs/>
              </w:rPr>
            </w:pPr>
            <w:proofErr w:type="spellStart"/>
            <w:r w:rsidRPr="2AB30C22">
              <w:rPr>
                <w:b/>
                <w:bCs/>
              </w:rPr>
              <w:t>Nº</w:t>
            </w:r>
            <w:proofErr w:type="spellEnd"/>
            <w:r w:rsidRPr="2AB30C22">
              <w:rPr>
                <w:b/>
                <w:bCs/>
              </w:rPr>
              <w:t xml:space="preserve"> de personas que pasaron por todas las etapas del proceso de Inducción en el año t</w:t>
            </w:r>
            <w:proofErr w:type="gramStart"/>
            <w:r w:rsidRPr="2AB30C22">
              <w:rPr>
                <w:b/>
                <w:bCs/>
              </w:rPr>
              <w:t>/(</w:t>
            </w:r>
            <w:proofErr w:type="spellStart"/>
            <w:proofErr w:type="gramEnd"/>
            <w:r w:rsidRPr="2AB30C22">
              <w:rPr>
                <w:b/>
                <w:bCs/>
              </w:rPr>
              <w:t>Nº</w:t>
            </w:r>
            <w:proofErr w:type="spellEnd"/>
            <w:r w:rsidRPr="2AB30C22">
              <w:rPr>
                <w:b/>
                <w:bCs/>
              </w:rPr>
              <w:t xml:space="preserve"> de personas dentro del alcance del proceso que ingresaron al FOSIS durante el año t) *100</w:t>
            </w:r>
          </w:p>
        </w:tc>
      </w:tr>
      <w:tr w:rsidR="00EE04E3" w14:paraId="44B773D7" w14:textId="77777777" w:rsidTr="00EE04E3">
        <w:trPr>
          <w:jc w:val="center"/>
        </w:trPr>
        <w:tc>
          <w:tcPr>
            <w:tcW w:w="2658" w:type="dxa"/>
            <w:vAlign w:val="center"/>
          </w:tcPr>
          <w:p w14:paraId="069DD60A" w14:textId="10369452" w:rsidR="00EE04E3" w:rsidRDefault="00EE04E3" w:rsidP="00EE04E3">
            <w:pPr>
              <w:pStyle w:val="Prrafodelista"/>
              <w:ind w:left="0"/>
              <w:rPr>
                <w:b/>
                <w:bCs/>
              </w:rPr>
            </w:pPr>
            <w:r>
              <w:rPr>
                <w:b/>
                <w:bCs/>
              </w:rPr>
              <w:t xml:space="preserve">% de personas que retroalimentó al proceso </w:t>
            </w:r>
            <w:r>
              <w:rPr>
                <w:b/>
                <w:bCs/>
              </w:rPr>
              <w:lastRenderedPageBreak/>
              <w:t>mediante la Encuesta de satisfacción.</w:t>
            </w:r>
          </w:p>
        </w:tc>
        <w:tc>
          <w:tcPr>
            <w:tcW w:w="2810" w:type="dxa"/>
          </w:tcPr>
          <w:p w14:paraId="7028FDFE" w14:textId="044B2B77" w:rsidR="00EE04E3" w:rsidRDefault="00A93CCA" w:rsidP="00EE04E3">
            <w:pPr>
              <w:pStyle w:val="Prrafodelista"/>
              <w:ind w:left="0"/>
              <w:jc w:val="both"/>
              <w:rPr>
                <w:b/>
                <w:bCs/>
              </w:rPr>
            </w:pPr>
            <w:r>
              <w:rPr>
                <w:b/>
                <w:bCs/>
              </w:rPr>
              <w:lastRenderedPageBreak/>
              <w:t>Profesional de Desarrollo Organizacional</w:t>
            </w:r>
          </w:p>
        </w:tc>
        <w:tc>
          <w:tcPr>
            <w:tcW w:w="1358" w:type="dxa"/>
            <w:vAlign w:val="center"/>
          </w:tcPr>
          <w:p w14:paraId="6FA4FA99" w14:textId="0FD29F3B" w:rsidR="00EE04E3" w:rsidRDefault="00EE04E3" w:rsidP="00EE04E3">
            <w:pPr>
              <w:pStyle w:val="Prrafodelista"/>
              <w:ind w:left="0"/>
              <w:jc w:val="center"/>
              <w:rPr>
                <w:b/>
                <w:bCs/>
              </w:rPr>
            </w:pPr>
            <w:r>
              <w:rPr>
                <w:b/>
                <w:bCs/>
              </w:rPr>
              <w:t>%</w:t>
            </w:r>
          </w:p>
        </w:tc>
        <w:tc>
          <w:tcPr>
            <w:tcW w:w="2002" w:type="dxa"/>
          </w:tcPr>
          <w:p w14:paraId="272EAD34" w14:textId="334B5978" w:rsidR="00EE04E3" w:rsidRDefault="00EE04E3" w:rsidP="00EE04E3">
            <w:pPr>
              <w:pStyle w:val="Prrafodelista"/>
              <w:ind w:left="0"/>
              <w:jc w:val="center"/>
              <w:rPr>
                <w:b/>
                <w:bCs/>
              </w:rPr>
            </w:pPr>
            <w:proofErr w:type="spellStart"/>
            <w:r w:rsidRPr="2AB30C22">
              <w:rPr>
                <w:b/>
                <w:bCs/>
              </w:rPr>
              <w:t>Nº</w:t>
            </w:r>
            <w:proofErr w:type="spellEnd"/>
            <w:r w:rsidRPr="2AB30C22">
              <w:rPr>
                <w:b/>
                <w:bCs/>
              </w:rPr>
              <w:t xml:space="preserve"> de personas que contestaron la encuesta de </w:t>
            </w:r>
            <w:r w:rsidRPr="2AB30C22">
              <w:rPr>
                <w:b/>
                <w:bCs/>
              </w:rPr>
              <w:lastRenderedPageBreak/>
              <w:t>satisfacción del proceso de inducción en el año t /</w:t>
            </w:r>
            <w:proofErr w:type="spellStart"/>
            <w:r w:rsidRPr="2AB30C22">
              <w:rPr>
                <w:b/>
                <w:bCs/>
              </w:rPr>
              <w:t>Nº</w:t>
            </w:r>
            <w:proofErr w:type="spellEnd"/>
            <w:r w:rsidRPr="2AB30C22">
              <w:rPr>
                <w:b/>
                <w:bCs/>
              </w:rPr>
              <w:t xml:space="preserve"> de personas dentro del alcance del proceso que ingresaron al FOSIS durante el año t/) *100</w:t>
            </w:r>
          </w:p>
        </w:tc>
      </w:tr>
      <w:tr w:rsidR="00EE04E3" w14:paraId="5102B6DB" w14:textId="77777777" w:rsidTr="00EE04E3">
        <w:trPr>
          <w:jc w:val="center"/>
        </w:trPr>
        <w:tc>
          <w:tcPr>
            <w:tcW w:w="2658" w:type="dxa"/>
            <w:vAlign w:val="center"/>
          </w:tcPr>
          <w:p w14:paraId="3CD7D921" w14:textId="4BF0A68D" w:rsidR="00EE04E3" w:rsidRPr="00452DAF" w:rsidRDefault="00EE04E3" w:rsidP="00EE04E3">
            <w:pPr>
              <w:pStyle w:val="Prrafodelista"/>
              <w:ind w:left="0"/>
              <w:rPr>
                <w:b/>
                <w:bCs/>
              </w:rPr>
            </w:pPr>
            <w:r w:rsidRPr="00452DAF">
              <w:rPr>
                <w:b/>
                <w:bCs/>
              </w:rPr>
              <w:lastRenderedPageBreak/>
              <w:t>% de jefaturas que recibieron inducción inmersiva</w:t>
            </w:r>
          </w:p>
        </w:tc>
        <w:tc>
          <w:tcPr>
            <w:tcW w:w="2810" w:type="dxa"/>
          </w:tcPr>
          <w:p w14:paraId="3FB1A95F" w14:textId="6EC20F90" w:rsidR="00EE04E3" w:rsidRPr="00452DAF" w:rsidRDefault="00452DAF" w:rsidP="00EE04E3">
            <w:pPr>
              <w:jc w:val="both"/>
              <w:rPr>
                <w:b/>
                <w:bCs/>
              </w:rPr>
            </w:pPr>
            <w:r w:rsidRPr="00452DAF">
              <w:rPr>
                <w:b/>
                <w:bCs/>
              </w:rPr>
              <w:t>Profesional de Desarrollo Organizacional encargado de Inducción en el nivel Central y Encargado/a de Personas a nivel regional</w:t>
            </w:r>
          </w:p>
        </w:tc>
        <w:tc>
          <w:tcPr>
            <w:tcW w:w="1358" w:type="dxa"/>
            <w:vAlign w:val="center"/>
          </w:tcPr>
          <w:p w14:paraId="1DBB67F2" w14:textId="6C37E083" w:rsidR="00EE04E3" w:rsidRPr="00452DAF" w:rsidRDefault="00EE04E3" w:rsidP="00EE04E3">
            <w:pPr>
              <w:pStyle w:val="Prrafodelista"/>
              <w:ind w:left="0"/>
              <w:jc w:val="center"/>
              <w:rPr>
                <w:b/>
                <w:bCs/>
              </w:rPr>
            </w:pPr>
          </w:p>
        </w:tc>
        <w:tc>
          <w:tcPr>
            <w:tcW w:w="2002" w:type="dxa"/>
            <w:vAlign w:val="center"/>
          </w:tcPr>
          <w:p w14:paraId="398F7EDD" w14:textId="4BB2E45C" w:rsidR="00EE04E3" w:rsidRPr="00452DAF" w:rsidRDefault="00452DAF" w:rsidP="00EE04E3">
            <w:pPr>
              <w:pStyle w:val="Prrafodelista"/>
              <w:ind w:left="0"/>
              <w:jc w:val="center"/>
              <w:rPr>
                <w:b/>
                <w:bCs/>
              </w:rPr>
            </w:pPr>
            <w:proofErr w:type="spellStart"/>
            <w:r w:rsidRPr="00452DAF">
              <w:rPr>
                <w:b/>
                <w:bCs/>
              </w:rPr>
              <w:t>Nº</w:t>
            </w:r>
            <w:proofErr w:type="spellEnd"/>
            <w:r w:rsidRPr="00452DAF">
              <w:rPr>
                <w:b/>
                <w:bCs/>
              </w:rPr>
              <w:t xml:space="preserve"> de jefaturas que completaron inducción inmersiva en los 30 días hábiles / </w:t>
            </w:r>
            <w:proofErr w:type="spellStart"/>
            <w:r w:rsidRPr="00452DAF">
              <w:rPr>
                <w:b/>
                <w:bCs/>
              </w:rPr>
              <w:t>Nº</w:t>
            </w:r>
            <w:proofErr w:type="spellEnd"/>
            <w:r w:rsidRPr="00452DAF">
              <w:rPr>
                <w:b/>
                <w:bCs/>
              </w:rPr>
              <w:t xml:space="preserve"> total de jefaturas ingresadas en el año t *100</w:t>
            </w:r>
          </w:p>
        </w:tc>
      </w:tr>
      <w:bookmarkEnd w:id="40"/>
    </w:tbl>
    <w:p w14:paraId="722BC213" w14:textId="7FF8B70F" w:rsidR="2AB30C22" w:rsidRDefault="2AB30C22" w:rsidP="2AB30C22">
      <w:pPr>
        <w:jc w:val="both"/>
        <w:rPr>
          <w:b/>
          <w:bCs/>
        </w:rPr>
      </w:pPr>
    </w:p>
    <w:p w14:paraId="7591B2D1" w14:textId="77777777" w:rsidR="008C4C14" w:rsidRPr="008631F5" w:rsidRDefault="008C4C14" w:rsidP="008C4C14">
      <w:pPr>
        <w:spacing w:after="0" w:line="240" w:lineRule="auto"/>
        <w:jc w:val="both"/>
        <w:textAlignment w:val="baseline"/>
        <w:rPr>
          <w:rFonts w:ascii="Segoe UI" w:eastAsia="Times New Roman" w:hAnsi="Segoe UI" w:cs="Segoe UI"/>
          <w:sz w:val="18"/>
          <w:szCs w:val="18"/>
          <w:lang w:eastAsia="es-CL"/>
        </w:rPr>
      </w:pPr>
    </w:p>
    <w:p w14:paraId="71860292" w14:textId="78CC1003" w:rsidR="008C4C14" w:rsidRPr="008C4C14" w:rsidRDefault="008C4C14" w:rsidP="008C4C14">
      <w:pPr>
        <w:pStyle w:val="Prrafodelista"/>
        <w:numPr>
          <w:ilvl w:val="0"/>
          <w:numId w:val="28"/>
        </w:numPr>
        <w:jc w:val="both"/>
        <w:rPr>
          <w:b/>
          <w:bCs/>
        </w:rPr>
      </w:pPr>
      <w:r w:rsidRPr="008C4C14">
        <w:rPr>
          <w:b/>
          <w:bCs/>
        </w:rPr>
        <w:t>CONTROL DE REGISTROS</w:t>
      </w:r>
    </w:p>
    <w:p w14:paraId="3D1D849D" w14:textId="77777777" w:rsidR="008C4C14" w:rsidRDefault="008C4C14" w:rsidP="008C4C14">
      <w:pPr>
        <w:pStyle w:val="Prrafodelista"/>
        <w:jc w:val="both"/>
        <w:rPr>
          <w:b/>
          <w:bCs/>
        </w:rPr>
      </w:pPr>
    </w:p>
    <w:tbl>
      <w:tblPr>
        <w:tblStyle w:val="Tablaconcuadrcula"/>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4"/>
        <w:gridCol w:w="1777"/>
        <w:gridCol w:w="1761"/>
        <w:gridCol w:w="1763"/>
        <w:gridCol w:w="1763"/>
      </w:tblGrid>
      <w:tr w:rsidR="008C4C14" w14:paraId="56FB25A2" w14:textId="77777777" w:rsidTr="008E114F">
        <w:trPr>
          <w:jc w:val="center"/>
        </w:trPr>
        <w:tc>
          <w:tcPr>
            <w:tcW w:w="1764" w:type="dxa"/>
            <w:vAlign w:val="center"/>
          </w:tcPr>
          <w:p w14:paraId="30755254" w14:textId="77777777" w:rsidR="008C4C14" w:rsidRDefault="008C4C14" w:rsidP="008E114F">
            <w:pPr>
              <w:jc w:val="center"/>
              <w:rPr>
                <w:b/>
                <w:bCs/>
              </w:rPr>
            </w:pPr>
            <w:bookmarkStart w:id="41" w:name="_Hlk154480374"/>
            <w:r>
              <w:rPr>
                <w:b/>
                <w:bCs/>
              </w:rPr>
              <w:t>Identificación del Registro</w:t>
            </w:r>
          </w:p>
        </w:tc>
        <w:tc>
          <w:tcPr>
            <w:tcW w:w="1777" w:type="dxa"/>
            <w:vAlign w:val="center"/>
          </w:tcPr>
          <w:p w14:paraId="1FE42B72" w14:textId="77777777" w:rsidR="008C4C14" w:rsidRDefault="008C4C14" w:rsidP="008E114F">
            <w:pPr>
              <w:jc w:val="center"/>
              <w:rPr>
                <w:b/>
                <w:bCs/>
              </w:rPr>
            </w:pPr>
            <w:r>
              <w:rPr>
                <w:b/>
                <w:bCs/>
              </w:rPr>
              <w:t>Almacenamiento</w:t>
            </w:r>
          </w:p>
        </w:tc>
        <w:tc>
          <w:tcPr>
            <w:tcW w:w="1761" w:type="dxa"/>
            <w:vAlign w:val="center"/>
          </w:tcPr>
          <w:p w14:paraId="0F638078" w14:textId="77777777" w:rsidR="008C4C14" w:rsidRDefault="008C4C14" w:rsidP="008E114F">
            <w:pPr>
              <w:jc w:val="center"/>
              <w:rPr>
                <w:b/>
                <w:bCs/>
              </w:rPr>
            </w:pPr>
            <w:r>
              <w:rPr>
                <w:b/>
                <w:bCs/>
              </w:rPr>
              <w:t>Protección</w:t>
            </w:r>
          </w:p>
        </w:tc>
        <w:tc>
          <w:tcPr>
            <w:tcW w:w="1763" w:type="dxa"/>
            <w:vAlign w:val="center"/>
          </w:tcPr>
          <w:p w14:paraId="77443D14" w14:textId="77777777" w:rsidR="008C4C14" w:rsidRDefault="008C4C14" w:rsidP="008E114F">
            <w:pPr>
              <w:jc w:val="center"/>
              <w:rPr>
                <w:b/>
                <w:bCs/>
              </w:rPr>
            </w:pPr>
            <w:r>
              <w:rPr>
                <w:b/>
                <w:bCs/>
              </w:rPr>
              <w:t>Recuperación</w:t>
            </w:r>
          </w:p>
        </w:tc>
        <w:tc>
          <w:tcPr>
            <w:tcW w:w="1763" w:type="dxa"/>
            <w:vAlign w:val="center"/>
          </w:tcPr>
          <w:p w14:paraId="0FE81F08" w14:textId="77777777" w:rsidR="008C4C14" w:rsidRDefault="008C4C14" w:rsidP="008E114F">
            <w:pPr>
              <w:jc w:val="center"/>
              <w:rPr>
                <w:b/>
                <w:bCs/>
              </w:rPr>
            </w:pPr>
            <w:r>
              <w:rPr>
                <w:b/>
                <w:bCs/>
              </w:rPr>
              <w:t>Tiempo retención y disposición</w:t>
            </w:r>
          </w:p>
        </w:tc>
      </w:tr>
      <w:tr w:rsidR="008C4C14" w14:paraId="677CDA1D" w14:textId="77777777" w:rsidTr="008E114F">
        <w:trPr>
          <w:jc w:val="center"/>
        </w:trPr>
        <w:tc>
          <w:tcPr>
            <w:tcW w:w="1764" w:type="dxa"/>
            <w:vAlign w:val="center"/>
          </w:tcPr>
          <w:p w14:paraId="7BDFACBD" w14:textId="77777777" w:rsidR="008C4C14" w:rsidRDefault="008C4C14" w:rsidP="008E114F">
            <w:pPr>
              <w:jc w:val="center"/>
              <w:rPr>
                <w:b/>
                <w:bCs/>
              </w:rPr>
            </w:pPr>
            <w:r>
              <w:rPr>
                <w:b/>
                <w:bCs/>
              </w:rPr>
              <w:t>Certificado de Inducción, reinducción o movilidad interna</w:t>
            </w:r>
          </w:p>
        </w:tc>
        <w:tc>
          <w:tcPr>
            <w:tcW w:w="1777" w:type="dxa"/>
            <w:vAlign w:val="center"/>
          </w:tcPr>
          <w:p w14:paraId="4EF2B649" w14:textId="77777777" w:rsidR="008C4C14" w:rsidRDefault="008C4C14" w:rsidP="008E114F">
            <w:pPr>
              <w:jc w:val="center"/>
              <w:rPr>
                <w:b/>
                <w:bCs/>
              </w:rPr>
            </w:pPr>
            <w:r>
              <w:rPr>
                <w:b/>
                <w:bCs/>
              </w:rPr>
              <w:t>Nivel Central: Almacenamiento CEDOC por parte de la persona encargada de gestionar el proceso a nivel nacional.</w:t>
            </w:r>
          </w:p>
          <w:p w14:paraId="5047F073" w14:textId="77777777" w:rsidR="008C4C14" w:rsidRDefault="008C4C14" w:rsidP="008E114F">
            <w:pPr>
              <w:jc w:val="center"/>
              <w:rPr>
                <w:b/>
                <w:bCs/>
              </w:rPr>
            </w:pPr>
          </w:p>
          <w:p w14:paraId="72E05520" w14:textId="77777777" w:rsidR="008C4C14" w:rsidRDefault="008C4C14" w:rsidP="008E114F">
            <w:pPr>
              <w:jc w:val="center"/>
              <w:rPr>
                <w:b/>
                <w:bCs/>
              </w:rPr>
            </w:pPr>
            <w:r>
              <w:rPr>
                <w:b/>
                <w:bCs/>
              </w:rPr>
              <w:t>Regiones:</w:t>
            </w:r>
          </w:p>
          <w:p w14:paraId="232E954D" w14:textId="77777777" w:rsidR="008C4C14" w:rsidRDefault="008C4C14" w:rsidP="008E114F">
            <w:pPr>
              <w:jc w:val="center"/>
              <w:rPr>
                <w:b/>
                <w:bCs/>
              </w:rPr>
            </w:pPr>
            <w:r>
              <w:rPr>
                <w:b/>
                <w:bCs/>
              </w:rPr>
              <w:t>Almacenamiento en CEDOC por parte de la persona encargada de gestionar el proceso a nivel regional.</w:t>
            </w:r>
          </w:p>
        </w:tc>
        <w:tc>
          <w:tcPr>
            <w:tcW w:w="1761" w:type="dxa"/>
            <w:vAlign w:val="center"/>
          </w:tcPr>
          <w:p w14:paraId="4D227B5F" w14:textId="77777777" w:rsidR="008C4C14" w:rsidRDefault="008C4C14" w:rsidP="008E114F">
            <w:pPr>
              <w:jc w:val="center"/>
              <w:rPr>
                <w:b/>
                <w:bCs/>
              </w:rPr>
            </w:pPr>
            <w:proofErr w:type="spellStart"/>
            <w:r>
              <w:rPr>
                <w:b/>
                <w:bCs/>
              </w:rPr>
              <w:t>Password</w:t>
            </w:r>
            <w:proofErr w:type="spellEnd"/>
            <w:r>
              <w:rPr>
                <w:b/>
                <w:bCs/>
              </w:rPr>
              <w:t xml:space="preserve"> de accesos</w:t>
            </w:r>
          </w:p>
        </w:tc>
        <w:tc>
          <w:tcPr>
            <w:tcW w:w="1763" w:type="dxa"/>
            <w:vAlign w:val="center"/>
          </w:tcPr>
          <w:p w14:paraId="3EE3C188" w14:textId="77777777" w:rsidR="008C4C14" w:rsidRDefault="008C4C14" w:rsidP="008E114F">
            <w:pPr>
              <w:jc w:val="center"/>
              <w:rPr>
                <w:b/>
                <w:bCs/>
              </w:rPr>
            </w:pPr>
            <w:r>
              <w:rPr>
                <w:b/>
                <w:bCs/>
              </w:rPr>
              <w:t>Persona encargada de gestionar el proceso a nivel nacional o regional según corresponda.</w:t>
            </w:r>
          </w:p>
        </w:tc>
        <w:tc>
          <w:tcPr>
            <w:tcW w:w="1763" w:type="dxa"/>
            <w:vAlign w:val="center"/>
          </w:tcPr>
          <w:p w14:paraId="428445F7" w14:textId="77777777" w:rsidR="008C4C14" w:rsidRDefault="008C4C14" w:rsidP="008E114F">
            <w:pPr>
              <w:jc w:val="center"/>
              <w:rPr>
                <w:b/>
                <w:bCs/>
              </w:rPr>
            </w:pPr>
            <w:r>
              <w:rPr>
                <w:b/>
                <w:bCs/>
              </w:rPr>
              <w:t>Permanente</w:t>
            </w:r>
          </w:p>
        </w:tc>
      </w:tr>
      <w:tr w:rsidR="008C4C14" w14:paraId="519BCA14" w14:textId="77777777" w:rsidTr="008E114F">
        <w:trPr>
          <w:jc w:val="center"/>
        </w:trPr>
        <w:tc>
          <w:tcPr>
            <w:tcW w:w="1764" w:type="dxa"/>
            <w:vAlign w:val="center"/>
          </w:tcPr>
          <w:p w14:paraId="3BC86C04" w14:textId="77777777" w:rsidR="008C4C14" w:rsidRPr="00D731F2" w:rsidRDefault="008C4C14" w:rsidP="008E114F">
            <w:pPr>
              <w:jc w:val="center"/>
              <w:rPr>
                <w:b/>
                <w:bCs/>
              </w:rPr>
            </w:pPr>
            <w:r>
              <w:rPr>
                <w:b/>
                <w:bCs/>
              </w:rPr>
              <w:lastRenderedPageBreak/>
              <w:t>Acta charla Seguridad de la Información y Transformación Digital.</w:t>
            </w:r>
          </w:p>
        </w:tc>
        <w:tc>
          <w:tcPr>
            <w:tcW w:w="1777" w:type="dxa"/>
            <w:vAlign w:val="center"/>
          </w:tcPr>
          <w:p w14:paraId="12E4BB5C" w14:textId="77777777" w:rsidR="008C4C14" w:rsidRDefault="008C4C14" w:rsidP="008E114F">
            <w:pPr>
              <w:jc w:val="center"/>
              <w:rPr>
                <w:b/>
                <w:bCs/>
              </w:rPr>
            </w:pPr>
            <w:r>
              <w:rPr>
                <w:b/>
                <w:bCs/>
              </w:rPr>
              <w:t>Nivel Nacional: Almacenamiento CEDOC por parte de la persona encargada de gestionar el proceso a nivel nacional.</w:t>
            </w:r>
          </w:p>
        </w:tc>
        <w:tc>
          <w:tcPr>
            <w:tcW w:w="1761" w:type="dxa"/>
            <w:vAlign w:val="center"/>
          </w:tcPr>
          <w:p w14:paraId="6BF46D18" w14:textId="77777777" w:rsidR="008C4C14" w:rsidRDefault="008C4C14" w:rsidP="008E114F">
            <w:pPr>
              <w:jc w:val="center"/>
              <w:rPr>
                <w:b/>
                <w:bCs/>
              </w:rPr>
            </w:pPr>
            <w:proofErr w:type="spellStart"/>
            <w:r>
              <w:rPr>
                <w:b/>
                <w:bCs/>
              </w:rPr>
              <w:t>Password</w:t>
            </w:r>
            <w:proofErr w:type="spellEnd"/>
            <w:r>
              <w:rPr>
                <w:b/>
                <w:bCs/>
              </w:rPr>
              <w:t xml:space="preserve"> de accesos</w:t>
            </w:r>
          </w:p>
        </w:tc>
        <w:tc>
          <w:tcPr>
            <w:tcW w:w="1763" w:type="dxa"/>
            <w:vAlign w:val="center"/>
          </w:tcPr>
          <w:p w14:paraId="1B0A2629" w14:textId="77777777" w:rsidR="008C4C14" w:rsidRDefault="008C4C14" w:rsidP="008E114F">
            <w:pPr>
              <w:jc w:val="center"/>
              <w:rPr>
                <w:b/>
                <w:bCs/>
              </w:rPr>
            </w:pPr>
            <w:r>
              <w:rPr>
                <w:b/>
                <w:bCs/>
              </w:rPr>
              <w:t>Persona encargada de gestionar el proceso a nivel nacional o el equipo de Seguridad de la Información.</w:t>
            </w:r>
          </w:p>
        </w:tc>
        <w:tc>
          <w:tcPr>
            <w:tcW w:w="1763" w:type="dxa"/>
            <w:vAlign w:val="center"/>
          </w:tcPr>
          <w:p w14:paraId="6F66B0DC" w14:textId="77777777" w:rsidR="008C4C14" w:rsidRDefault="008C4C14" w:rsidP="008E114F">
            <w:pPr>
              <w:jc w:val="center"/>
              <w:rPr>
                <w:b/>
                <w:bCs/>
              </w:rPr>
            </w:pPr>
            <w:r>
              <w:rPr>
                <w:b/>
                <w:bCs/>
              </w:rPr>
              <w:t>Permanente</w:t>
            </w:r>
          </w:p>
        </w:tc>
      </w:tr>
      <w:bookmarkEnd w:id="41"/>
    </w:tbl>
    <w:p w14:paraId="60A4394E" w14:textId="77777777" w:rsidR="008C4C14" w:rsidRPr="00457881" w:rsidRDefault="008C4C14" w:rsidP="008C4C14">
      <w:pPr>
        <w:jc w:val="both"/>
        <w:rPr>
          <w:b/>
          <w:bCs/>
        </w:rPr>
      </w:pPr>
    </w:p>
    <w:p w14:paraId="2F01DD40" w14:textId="77777777" w:rsidR="008C4C14" w:rsidRDefault="008C4C14" w:rsidP="2AB30C22">
      <w:pPr>
        <w:jc w:val="both"/>
        <w:rPr>
          <w:b/>
          <w:bCs/>
        </w:rPr>
      </w:pPr>
    </w:p>
    <w:p w14:paraId="077CACD7" w14:textId="79E36A7D" w:rsidR="00D83DA9" w:rsidRDefault="00D83DA9" w:rsidP="008C4C14">
      <w:pPr>
        <w:pStyle w:val="Prrafodelista"/>
        <w:numPr>
          <w:ilvl w:val="0"/>
          <w:numId w:val="28"/>
        </w:numPr>
        <w:jc w:val="both"/>
        <w:rPr>
          <w:b/>
          <w:bCs/>
        </w:rPr>
      </w:pPr>
      <w:r w:rsidRPr="2AB30C22">
        <w:rPr>
          <w:b/>
          <w:bCs/>
        </w:rPr>
        <w:t>TABLA DE MODIFICACIONES</w:t>
      </w:r>
    </w:p>
    <w:p w14:paraId="1AB61238" w14:textId="77777777" w:rsidR="009157E3" w:rsidRDefault="009157E3" w:rsidP="009157E3">
      <w:pPr>
        <w:pStyle w:val="Prrafodelista"/>
        <w:jc w:val="both"/>
        <w:rPr>
          <w:b/>
          <w:bCs/>
        </w:rPr>
      </w:pPr>
    </w:p>
    <w:tbl>
      <w:tblPr>
        <w:tblStyle w:val="NormalTable0"/>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914"/>
        <w:gridCol w:w="1349"/>
        <w:gridCol w:w="5185"/>
        <w:gridCol w:w="1320"/>
      </w:tblGrid>
      <w:tr w:rsidR="009157E3" w:rsidRPr="003509FD" w14:paraId="7A56228B" w14:textId="77777777" w:rsidTr="510A910A">
        <w:trPr>
          <w:jc w:val="center"/>
        </w:trPr>
        <w:tc>
          <w:tcPr>
            <w:tcW w:w="914" w:type="dxa"/>
            <w:vAlign w:val="center"/>
          </w:tcPr>
          <w:p w14:paraId="110A990D" w14:textId="2F34C6D6" w:rsidR="009157E3" w:rsidRPr="003509FD" w:rsidRDefault="00116BC9" w:rsidP="004D5720">
            <w:pPr>
              <w:jc w:val="center"/>
              <w:rPr>
                <w:b/>
                <w:bCs/>
                <w:lang w:val="es-ES_tradnl"/>
              </w:rPr>
            </w:pPr>
            <w:bookmarkStart w:id="42" w:name="_Hlk154480805"/>
            <w:r w:rsidRPr="003509FD">
              <w:rPr>
                <w:b/>
                <w:bCs/>
                <w:lang w:val="es-ES_tradnl"/>
              </w:rPr>
              <w:t xml:space="preserve">Versión </w:t>
            </w:r>
            <w:proofErr w:type="spellStart"/>
            <w:r w:rsidRPr="003509FD">
              <w:rPr>
                <w:b/>
                <w:bCs/>
                <w:lang w:val="es-ES_tradnl"/>
              </w:rPr>
              <w:t>Nº</w:t>
            </w:r>
            <w:proofErr w:type="spellEnd"/>
          </w:p>
        </w:tc>
        <w:tc>
          <w:tcPr>
            <w:tcW w:w="1349" w:type="dxa"/>
            <w:vAlign w:val="center"/>
          </w:tcPr>
          <w:p w14:paraId="5E9E4F81" w14:textId="77777777" w:rsidR="009157E3" w:rsidRPr="003509FD" w:rsidRDefault="009157E3" w:rsidP="004D5720">
            <w:pPr>
              <w:jc w:val="center"/>
              <w:rPr>
                <w:b/>
                <w:bCs/>
                <w:lang w:val="es-ES_tradnl"/>
              </w:rPr>
            </w:pPr>
            <w:r w:rsidRPr="003509FD">
              <w:rPr>
                <w:b/>
                <w:bCs/>
                <w:lang w:val="es-ES_tradnl"/>
              </w:rPr>
              <w:t>Pagina Modificada</w:t>
            </w:r>
          </w:p>
        </w:tc>
        <w:tc>
          <w:tcPr>
            <w:tcW w:w="5185" w:type="dxa"/>
            <w:vAlign w:val="center"/>
          </w:tcPr>
          <w:p w14:paraId="7A5CE226" w14:textId="77777777" w:rsidR="009157E3" w:rsidRPr="003509FD" w:rsidRDefault="009157E3" w:rsidP="004D5720">
            <w:pPr>
              <w:jc w:val="center"/>
              <w:rPr>
                <w:b/>
                <w:bCs/>
                <w:lang w:val="es-ES_tradnl"/>
              </w:rPr>
            </w:pPr>
            <w:r w:rsidRPr="003509FD">
              <w:rPr>
                <w:b/>
                <w:bCs/>
                <w:lang w:val="es-ES_tradnl"/>
              </w:rPr>
              <w:t>Motivo de Cambio</w:t>
            </w:r>
          </w:p>
        </w:tc>
        <w:tc>
          <w:tcPr>
            <w:tcW w:w="1320" w:type="dxa"/>
            <w:vAlign w:val="center"/>
          </w:tcPr>
          <w:p w14:paraId="585CC749" w14:textId="77777777" w:rsidR="009157E3" w:rsidRPr="003509FD" w:rsidRDefault="009157E3" w:rsidP="004D5720">
            <w:pPr>
              <w:jc w:val="center"/>
              <w:rPr>
                <w:b/>
                <w:bCs/>
                <w:lang w:val="es-ES_tradnl"/>
              </w:rPr>
            </w:pPr>
            <w:r w:rsidRPr="003509FD">
              <w:rPr>
                <w:b/>
                <w:bCs/>
                <w:lang w:val="es-ES_tradnl"/>
              </w:rPr>
              <w:t>Fecha de Aprobación</w:t>
            </w:r>
          </w:p>
        </w:tc>
      </w:tr>
      <w:tr w:rsidR="009157E3" w:rsidRPr="003509FD" w14:paraId="2ADD1991" w14:textId="77777777" w:rsidTr="510A910A">
        <w:trPr>
          <w:jc w:val="center"/>
        </w:trPr>
        <w:tc>
          <w:tcPr>
            <w:tcW w:w="914" w:type="dxa"/>
            <w:vAlign w:val="center"/>
          </w:tcPr>
          <w:p w14:paraId="28113E7C" w14:textId="77777777" w:rsidR="009157E3" w:rsidRPr="003509FD" w:rsidRDefault="009157E3" w:rsidP="004D5720">
            <w:pPr>
              <w:jc w:val="center"/>
              <w:rPr>
                <w:lang w:val="es-ES_tradnl"/>
              </w:rPr>
            </w:pPr>
            <w:r w:rsidRPr="003509FD">
              <w:rPr>
                <w:lang w:val="es-ES_tradnl"/>
              </w:rPr>
              <w:t>6</w:t>
            </w:r>
          </w:p>
        </w:tc>
        <w:tc>
          <w:tcPr>
            <w:tcW w:w="1349" w:type="dxa"/>
            <w:vAlign w:val="center"/>
          </w:tcPr>
          <w:p w14:paraId="3896E826" w14:textId="77777777" w:rsidR="009157E3" w:rsidRPr="003509FD" w:rsidRDefault="009157E3" w:rsidP="004D5720">
            <w:pPr>
              <w:jc w:val="center"/>
              <w:rPr>
                <w:lang w:val="es-ES_tradnl"/>
              </w:rPr>
            </w:pPr>
            <w:r w:rsidRPr="003509FD">
              <w:rPr>
                <w:lang w:val="es-ES_tradnl"/>
              </w:rPr>
              <w:t>1</w:t>
            </w:r>
          </w:p>
        </w:tc>
        <w:tc>
          <w:tcPr>
            <w:tcW w:w="5185" w:type="dxa"/>
            <w:vAlign w:val="center"/>
          </w:tcPr>
          <w:p w14:paraId="1054D020" w14:textId="77777777" w:rsidR="009157E3" w:rsidRPr="003509FD" w:rsidRDefault="009157E3" w:rsidP="004D5720">
            <w:pPr>
              <w:jc w:val="both"/>
              <w:rPr>
                <w:lang w:val="es-ES_tradnl"/>
              </w:rPr>
            </w:pPr>
            <w:r w:rsidRPr="003509FD">
              <w:rPr>
                <w:lang w:val="es-ES_tradnl"/>
              </w:rPr>
              <w:t>Actualización logo. Actualización del alcance.</w:t>
            </w:r>
          </w:p>
        </w:tc>
        <w:tc>
          <w:tcPr>
            <w:tcW w:w="1320" w:type="dxa"/>
            <w:vAlign w:val="center"/>
          </w:tcPr>
          <w:p w14:paraId="20C118B2" w14:textId="77777777" w:rsidR="009157E3" w:rsidRPr="003509FD" w:rsidRDefault="009157E3" w:rsidP="004D5720">
            <w:pPr>
              <w:jc w:val="center"/>
              <w:rPr>
                <w:lang w:val="es-ES_tradnl"/>
              </w:rPr>
            </w:pPr>
            <w:r w:rsidRPr="003509FD">
              <w:rPr>
                <w:lang w:val="es-ES_tradnl"/>
              </w:rPr>
              <w:t>24/09/2019</w:t>
            </w:r>
          </w:p>
        </w:tc>
      </w:tr>
      <w:tr w:rsidR="009157E3" w:rsidRPr="003509FD" w14:paraId="55D4B58E" w14:textId="77777777" w:rsidTr="510A910A">
        <w:trPr>
          <w:jc w:val="center"/>
        </w:trPr>
        <w:tc>
          <w:tcPr>
            <w:tcW w:w="914" w:type="dxa"/>
            <w:vAlign w:val="center"/>
          </w:tcPr>
          <w:p w14:paraId="7F2A8C4A" w14:textId="77777777" w:rsidR="009157E3" w:rsidRPr="003509FD" w:rsidRDefault="009157E3" w:rsidP="004D5720">
            <w:pPr>
              <w:jc w:val="center"/>
              <w:rPr>
                <w:lang w:val="es-ES_tradnl"/>
              </w:rPr>
            </w:pPr>
            <w:r w:rsidRPr="003509FD">
              <w:rPr>
                <w:lang w:val="es-ES_tradnl"/>
              </w:rPr>
              <w:t>6</w:t>
            </w:r>
          </w:p>
        </w:tc>
        <w:tc>
          <w:tcPr>
            <w:tcW w:w="1349" w:type="dxa"/>
            <w:vAlign w:val="center"/>
          </w:tcPr>
          <w:p w14:paraId="1E54F110" w14:textId="77777777" w:rsidR="009157E3" w:rsidRPr="003509FD" w:rsidRDefault="009157E3" w:rsidP="004D5720">
            <w:pPr>
              <w:jc w:val="center"/>
              <w:rPr>
                <w:lang w:val="es-ES_tradnl"/>
              </w:rPr>
            </w:pPr>
            <w:r w:rsidRPr="003509FD">
              <w:rPr>
                <w:lang w:val="es-ES_tradnl"/>
              </w:rPr>
              <w:t>2</w:t>
            </w:r>
          </w:p>
        </w:tc>
        <w:tc>
          <w:tcPr>
            <w:tcW w:w="5185" w:type="dxa"/>
            <w:vAlign w:val="center"/>
          </w:tcPr>
          <w:p w14:paraId="3BB0C828" w14:textId="77777777" w:rsidR="009157E3" w:rsidRPr="003509FD" w:rsidRDefault="009157E3" w:rsidP="004D5720">
            <w:pPr>
              <w:jc w:val="both"/>
              <w:rPr>
                <w:lang w:val="es-ES_tradnl"/>
              </w:rPr>
            </w:pPr>
            <w:r w:rsidRPr="003509FD">
              <w:rPr>
                <w:lang w:val="es-ES_tradnl"/>
              </w:rPr>
              <w:t>Actualización de Documento de referencia.</w:t>
            </w:r>
          </w:p>
        </w:tc>
        <w:tc>
          <w:tcPr>
            <w:tcW w:w="1320" w:type="dxa"/>
            <w:vAlign w:val="center"/>
          </w:tcPr>
          <w:p w14:paraId="07FB7C1A" w14:textId="77777777" w:rsidR="009157E3" w:rsidRPr="003509FD" w:rsidRDefault="009157E3" w:rsidP="004D5720">
            <w:pPr>
              <w:jc w:val="center"/>
              <w:rPr>
                <w:lang w:val="es-ES_tradnl"/>
              </w:rPr>
            </w:pPr>
            <w:r w:rsidRPr="003509FD">
              <w:rPr>
                <w:lang w:val="es-ES_tradnl"/>
              </w:rPr>
              <w:t>24/09/2019</w:t>
            </w:r>
          </w:p>
        </w:tc>
      </w:tr>
      <w:tr w:rsidR="009157E3" w:rsidRPr="003509FD" w14:paraId="496C0455" w14:textId="77777777" w:rsidTr="510A910A">
        <w:trPr>
          <w:jc w:val="center"/>
        </w:trPr>
        <w:tc>
          <w:tcPr>
            <w:tcW w:w="914" w:type="dxa"/>
            <w:vAlign w:val="center"/>
          </w:tcPr>
          <w:p w14:paraId="5C45E6B2" w14:textId="77777777" w:rsidR="009157E3" w:rsidRPr="003509FD" w:rsidRDefault="009157E3" w:rsidP="004D5720">
            <w:pPr>
              <w:jc w:val="center"/>
              <w:rPr>
                <w:lang w:val="es-ES_tradnl"/>
              </w:rPr>
            </w:pPr>
            <w:r w:rsidRPr="003509FD">
              <w:rPr>
                <w:lang w:val="es-ES_tradnl"/>
              </w:rPr>
              <w:t>6</w:t>
            </w:r>
          </w:p>
        </w:tc>
        <w:tc>
          <w:tcPr>
            <w:tcW w:w="1349" w:type="dxa"/>
            <w:vAlign w:val="center"/>
          </w:tcPr>
          <w:p w14:paraId="00B019E7" w14:textId="77777777" w:rsidR="009157E3" w:rsidRPr="003509FD" w:rsidRDefault="009157E3" w:rsidP="004D5720">
            <w:pPr>
              <w:jc w:val="center"/>
              <w:rPr>
                <w:lang w:val="es-ES_tradnl"/>
              </w:rPr>
            </w:pPr>
            <w:r w:rsidRPr="003509FD">
              <w:rPr>
                <w:lang w:val="es-ES_tradnl"/>
              </w:rPr>
              <w:t>4</w:t>
            </w:r>
          </w:p>
        </w:tc>
        <w:tc>
          <w:tcPr>
            <w:tcW w:w="5185" w:type="dxa"/>
            <w:vAlign w:val="center"/>
          </w:tcPr>
          <w:p w14:paraId="7EDE6138" w14:textId="77777777" w:rsidR="009157E3" w:rsidRPr="003509FD" w:rsidRDefault="009157E3" w:rsidP="004D5720">
            <w:pPr>
              <w:jc w:val="both"/>
              <w:rPr>
                <w:lang w:val="es-ES_tradnl"/>
              </w:rPr>
            </w:pPr>
            <w:r w:rsidRPr="003509FD">
              <w:rPr>
                <w:lang w:val="es-ES_tradnl"/>
              </w:rPr>
              <w:t>Se elimina coordinación de inducción al Sistema de Gestión de Calidad.</w:t>
            </w:r>
          </w:p>
        </w:tc>
        <w:tc>
          <w:tcPr>
            <w:tcW w:w="1320" w:type="dxa"/>
            <w:vAlign w:val="center"/>
          </w:tcPr>
          <w:p w14:paraId="3444AB4A" w14:textId="77777777" w:rsidR="009157E3" w:rsidRPr="003509FD" w:rsidRDefault="009157E3" w:rsidP="004D5720">
            <w:pPr>
              <w:jc w:val="center"/>
              <w:rPr>
                <w:lang w:val="es-ES_tradnl"/>
              </w:rPr>
            </w:pPr>
            <w:r w:rsidRPr="003509FD">
              <w:rPr>
                <w:lang w:val="es-ES_tradnl"/>
              </w:rPr>
              <w:t>24/09/2019</w:t>
            </w:r>
          </w:p>
        </w:tc>
      </w:tr>
      <w:tr w:rsidR="009157E3" w:rsidRPr="003509FD" w14:paraId="5DF8A57E" w14:textId="77777777" w:rsidTr="510A910A">
        <w:trPr>
          <w:jc w:val="center"/>
        </w:trPr>
        <w:tc>
          <w:tcPr>
            <w:tcW w:w="914" w:type="dxa"/>
            <w:vAlign w:val="center"/>
          </w:tcPr>
          <w:p w14:paraId="4FEF1189" w14:textId="77777777" w:rsidR="009157E3" w:rsidRPr="003509FD" w:rsidRDefault="009157E3" w:rsidP="004D5720">
            <w:pPr>
              <w:jc w:val="center"/>
              <w:rPr>
                <w:lang w:val="es-ES_tradnl"/>
              </w:rPr>
            </w:pPr>
            <w:r w:rsidRPr="003509FD">
              <w:rPr>
                <w:lang w:val="es-ES_tradnl"/>
              </w:rPr>
              <w:t>6</w:t>
            </w:r>
          </w:p>
        </w:tc>
        <w:tc>
          <w:tcPr>
            <w:tcW w:w="1349" w:type="dxa"/>
            <w:vAlign w:val="center"/>
          </w:tcPr>
          <w:p w14:paraId="21809AC0" w14:textId="77777777" w:rsidR="009157E3" w:rsidRPr="003509FD" w:rsidRDefault="009157E3" w:rsidP="004D5720">
            <w:pPr>
              <w:jc w:val="center"/>
              <w:rPr>
                <w:lang w:val="es-ES_tradnl"/>
              </w:rPr>
            </w:pPr>
            <w:r w:rsidRPr="003509FD">
              <w:rPr>
                <w:lang w:val="es-ES_tradnl"/>
              </w:rPr>
              <w:t>5</w:t>
            </w:r>
          </w:p>
        </w:tc>
        <w:tc>
          <w:tcPr>
            <w:tcW w:w="5185" w:type="dxa"/>
            <w:vAlign w:val="center"/>
          </w:tcPr>
          <w:p w14:paraId="5DBD7364" w14:textId="77777777" w:rsidR="009157E3" w:rsidRPr="003509FD" w:rsidRDefault="009157E3" w:rsidP="004D5720">
            <w:pPr>
              <w:jc w:val="both"/>
              <w:rPr>
                <w:lang w:val="es-ES_tradnl"/>
              </w:rPr>
            </w:pPr>
            <w:r w:rsidRPr="003509FD">
              <w:rPr>
                <w:lang w:val="es-ES_tradnl"/>
              </w:rPr>
              <w:t xml:space="preserve">Se incorpora descripción de proceder ante una reinducción. </w:t>
            </w:r>
          </w:p>
        </w:tc>
        <w:tc>
          <w:tcPr>
            <w:tcW w:w="1320" w:type="dxa"/>
            <w:vAlign w:val="center"/>
          </w:tcPr>
          <w:p w14:paraId="4800B3A5" w14:textId="77777777" w:rsidR="009157E3" w:rsidRPr="003509FD" w:rsidRDefault="009157E3" w:rsidP="004D5720">
            <w:pPr>
              <w:jc w:val="center"/>
              <w:rPr>
                <w:lang w:val="es-ES_tradnl"/>
              </w:rPr>
            </w:pPr>
            <w:r w:rsidRPr="003509FD">
              <w:rPr>
                <w:lang w:val="es-ES_tradnl"/>
              </w:rPr>
              <w:t>24/09/2019</w:t>
            </w:r>
          </w:p>
        </w:tc>
      </w:tr>
      <w:tr w:rsidR="009157E3" w:rsidRPr="003509FD" w14:paraId="5B3D7FC8" w14:textId="77777777" w:rsidTr="510A910A">
        <w:trPr>
          <w:jc w:val="center"/>
        </w:trPr>
        <w:tc>
          <w:tcPr>
            <w:tcW w:w="914" w:type="dxa"/>
            <w:vAlign w:val="center"/>
          </w:tcPr>
          <w:p w14:paraId="26F1C9D6" w14:textId="77777777" w:rsidR="009157E3" w:rsidRPr="003509FD" w:rsidRDefault="009157E3" w:rsidP="004D5720">
            <w:pPr>
              <w:jc w:val="center"/>
              <w:rPr>
                <w:lang w:val="es-ES_tradnl"/>
              </w:rPr>
            </w:pPr>
            <w:r w:rsidRPr="003509FD">
              <w:rPr>
                <w:lang w:val="es-ES_tradnl"/>
              </w:rPr>
              <w:t>6</w:t>
            </w:r>
          </w:p>
        </w:tc>
        <w:tc>
          <w:tcPr>
            <w:tcW w:w="1349" w:type="dxa"/>
            <w:vAlign w:val="center"/>
          </w:tcPr>
          <w:p w14:paraId="24D8E246" w14:textId="77777777" w:rsidR="009157E3" w:rsidRPr="003509FD" w:rsidRDefault="009157E3" w:rsidP="004D5720">
            <w:pPr>
              <w:jc w:val="center"/>
              <w:rPr>
                <w:lang w:val="es-ES_tradnl"/>
              </w:rPr>
            </w:pPr>
            <w:r w:rsidRPr="003509FD">
              <w:rPr>
                <w:lang w:val="es-ES_tradnl"/>
              </w:rPr>
              <w:t>5</w:t>
            </w:r>
          </w:p>
        </w:tc>
        <w:tc>
          <w:tcPr>
            <w:tcW w:w="5185" w:type="dxa"/>
            <w:vAlign w:val="center"/>
          </w:tcPr>
          <w:p w14:paraId="2F6D4E81" w14:textId="77777777" w:rsidR="009157E3" w:rsidRPr="003509FD" w:rsidRDefault="009157E3" w:rsidP="004D5720">
            <w:pPr>
              <w:jc w:val="both"/>
              <w:rPr>
                <w:lang w:val="es-ES_tradnl"/>
              </w:rPr>
            </w:pPr>
            <w:r w:rsidRPr="003509FD">
              <w:rPr>
                <w:lang w:val="es-ES_tradnl"/>
              </w:rPr>
              <w:t>Se elimina proceder para solicitud de habilitación de accesos a sistemas informáticos.</w:t>
            </w:r>
          </w:p>
        </w:tc>
        <w:tc>
          <w:tcPr>
            <w:tcW w:w="1320" w:type="dxa"/>
            <w:vAlign w:val="center"/>
          </w:tcPr>
          <w:p w14:paraId="0F6971C0" w14:textId="77777777" w:rsidR="009157E3" w:rsidRPr="003509FD" w:rsidRDefault="009157E3" w:rsidP="004D5720">
            <w:pPr>
              <w:jc w:val="center"/>
              <w:rPr>
                <w:lang w:val="es-ES_tradnl"/>
              </w:rPr>
            </w:pPr>
            <w:r w:rsidRPr="003509FD">
              <w:rPr>
                <w:lang w:val="es-ES_tradnl"/>
              </w:rPr>
              <w:t>24/09/2019</w:t>
            </w:r>
          </w:p>
        </w:tc>
      </w:tr>
      <w:tr w:rsidR="009157E3" w:rsidRPr="003509FD" w14:paraId="26F556D3" w14:textId="77777777" w:rsidTr="510A910A">
        <w:trPr>
          <w:jc w:val="center"/>
        </w:trPr>
        <w:tc>
          <w:tcPr>
            <w:tcW w:w="914" w:type="dxa"/>
            <w:vAlign w:val="center"/>
          </w:tcPr>
          <w:p w14:paraId="615BFBDD" w14:textId="77777777" w:rsidR="009157E3" w:rsidRPr="003509FD" w:rsidRDefault="009157E3" w:rsidP="004D5720">
            <w:pPr>
              <w:jc w:val="center"/>
              <w:rPr>
                <w:lang w:val="es-ES_tradnl"/>
              </w:rPr>
            </w:pPr>
            <w:r w:rsidRPr="003509FD">
              <w:rPr>
                <w:lang w:val="es-ES_tradnl"/>
              </w:rPr>
              <w:t>6</w:t>
            </w:r>
          </w:p>
        </w:tc>
        <w:tc>
          <w:tcPr>
            <w:tcW w:w="1349" w:type="dxa"/>
            <w:vAlign w:val="center"/>
          </w:tcPr>
          <w:p w14:paraId="20DA2FD1" w14:textId="77777777" w:rsidR="009157E3" w:rsidRPr="003509FD" w:rsidRDefault="009157E3" w:rsidP="004D5720">
            <w:pPr>
              <w:jc w:val="center"/>
              <w:rPr>
                <w:lang w:val="es-ES_tradnl"/>
              </w:rPr>
            </w:pPr>
            <w:r w:rsidRPr="003509FD">
              <w:rPr>
                <w:lang w:val="es-ES_tradnl"/>
              </w:rPr>
              <w:t>5</w:t>
            </w:r>
          </w:p>
        </w:tc>
        <w:tc>
          <w:tcPr>
            <w:tcW w:w="5185" w:type="dxa"/>
            <w:vAlign w:val="center"/>
          </w:tcPr>
          <w:p w14:paraId="6D69394B" w14:textId="77777777" w:rsidR="009157E3" w:rsidRPr="003509FD" w:rsidRDefault="009157E3" w:rsidP="004D5720">
            <w:pPr>
              <w:jc w:val="both"/>
              <w:rPr>
                <w:lang w:val="es-ES_tradnl"/>
              </w:rPr>
            </w:pPr>
            <w:r w:rsidRPr="003509FD">
              <w:rPr>
                <w:lang w:val="es-ES_tradnl"/>
              </w:rPr>
              <w:t xml:space="preserve">Numeral 6.3 incluye Políticas de Seguridad de la Información. </w:t>
            </w:r>
          </w:p>
        </w:tc>
        <w:tc>
          <w:tcPr>
            <w:tcW w:w="1320" w:type="dxa"/>
            <w:vAlign w:val="center"/>
          </w:tcPr>
          <w:p w14:paraId="78C7E050" w14:textId="77777777" w:rsidR="009157E3" w:rsidRPr="003509FD" w:rsidRDefault="009157E3" w:rsidP="004D5720">
            <w:pPr>
              <w:jc w:val="center"/>
              <w:rPr>
                <w:lang w:val="es-ES_tradnl"/>
              </w:rPr>
            </w:pPr>
            <w:r w:rsidRPr="003509FD">
              <w:rPr>
                <w:lang w:val="es-ES_tradnl"/>
              </w:rPr>
              <w:t>24/09/2019</w:t>
            </w:r>
          </w:p>
        </w:tc>
      </w:tr>
      <w:tr w:rsidR="009157E3" w:rsidRPr="003509FD" w14:paraId="7B827A3D" w14:textId="77777777" w:rsidTr="510A910A">
        <w:trPr>
          <w:jc w:val="center"/>
        </w:trPr>
        <w:tc>
          <w:tcPr>
            <w:tcW w:w="914" w:type="dxa"/>
            <w:vAlign w:val="center"/>
          </w:tcPr>
          <w:p w14:paraId="2D109693" w14:textId="77777777" w:rsidR="009157E3" w:rsidRPr="003509FD" w:rsidRDefault="009157E3" w:rsidP="004D5720">
            <w:pPr>
              <w:jc w:val="center"/>
              <w:rPr>
                <w:lang w:val="es-ES_tradnl"/>
              </w:rPr>
            </w:pPr>
            <w:r w:rsidRPr="003509FD">
              <w:rPr>
                <w:lang w:val="es-ES_tradnl"/>
              </w:rPr>
              <w:t>6</w:t>
            </w:r>
          </w:p>
        </w:tc>
        <w:tc>
          <w:tcPr>
            <w:tcW w:w="1349" w:type="dxa"/>
            <w:vAlign w:val="center"/>
          </w:tcPr>
          <w:p w14:paraId="706D4889" w14:textId="77777777" w:rsidR="009157E3" w:rsidRPr="003509FD" w:rsidRDefault="009157E3" w:rsidP="004D5720">
            <w:pPr>
              <w:jc w:val="center"/>
              <w:rPr>
                <w:lang w:val="es-ES_tradnl"/>
              </w:rPr>
            </w:pPr>
            <w:r w:rsidRPr="003509FD">
              <w:rPr>
                <w:lang w:val="es-ES_tradnl"/>
              </w:rPr>
              <w:t>5, 6 y 7</w:t>
            </w:r>
          </w:p>
        </w:tc>
        <w:tc>
          <w:tcPr>
            <w:tcW w:w="5185" w:type="dxa"/>
            <w:vAlign w:val="center"/>
          </w:tcPr>
          <w:p w14:paraId="2B84A662" w14:textId="77777777" w:rsidR="009157E3" w:rsidRPr="003509FD" w:rsidRDefault="009157E3" w:rsidP="004D5720">
            <w:pPr>
              <w:jc w:val="both"/>
              <w:rPr>
                <w:lang w:val="es-ES_tradnl"/>
              </w:rPr>
            </w:pPr>
            <w:r w:rsidRPr="003509FD">
              <w:rPr>
                <w:lang w:val="es-ES_tradnl"/>
              </w:rPr>
              <w:t>Actualización sobre proceder actual.</w:t>
            </w:r>
          </w:p>
        </w:tc>
        <w:tc>
          <w:tcPr>
            <w:tcW w:w="1320" w:type="dxa"/>
            <w:vAlign w:val="center"/>
          </w:tcPr>
          <w:p w14:paraId="1AEFC5C3" w14:textId="77777777" w:rsidR="009157E3" w:rsidRPr="003509FD" w:rsidRDefault="009157E3" w:rsidP="004D5720">
            <w:pPr>
              <w:jc w:val="center"/>
              <w:rPr>
                <w:lang w:val="es-ES_tradnl"/>
              </w:rPr>
            </w:pPr>
            <w:r w:rsidRPr="003509FD">
              <w:rPr>
                <w:lang w:val="es-ES_tradnl"/>
              </w:rPr>
              <w:t>24/09/2019</w:t>
            </w:r>
          </w:p>
        </w:tc>
      </w:tr>
      <w:tr w:rsidR="009157E3" w:rsidRPr="003509FD" w14:paraId="322B0E08" w14:textId="77777777" w:rsidTr="510A910A">
        <w:trPr>
          <w:jc w:val="center"/>
        </w:trPr>
        <w:tc>
          <w:tcPr>
            <w:tcW w:w="914" w:type="dxa"/>
            <w:vAlign w:val="center"/>
          </w:tcPr>
          <w:p w14:paraId="57988366" w14:textId="77777777" w:rsidR="009157E3" w:rsidRPr="003509FD" w:rsidRDefault="009157E3" w:rsidP="004D5720">
            <w:pPr>
              <w:jc w:val="center"/>
              <w:rPr>
                <w:lang w:val="es-ES_tradnl"/>
              </w:rPr>
            </w:pPr>
            <w:r w:rsidRPr="003509FD">
              <w:rPr>
                <w:lang w:val="es-ES_tradnl"/>
              </w:rPr>
              <w:t>6</w:t>
            </w:r>
          </w:p>
        </w:tc>
        <w:tc>
          <w:tcPr>
            <w:tcW w:w="1349" w:type="dxa"/>
            <w:vAlign w:val="center"/>
          </w:tcPr>
          <w:p w14:paraId="10F5C908" w14:textId="77777777" w:rsidR="009157E3" w:rsidRPr="003509FD" w:rsidRDefault="009157E3" w:rsidP="004D5720">
            <w:pPr>
              <w:jc w:val="center"/>
              <w:rPr>
                <w:lang w:val="es-ES_tradnl"/>
              </w:rPr>
            </w:pPr>
            <w:r w:rsidRPr="003509FD">
              <w:rPr>
                <w:lang w:val="es-ES_tradnl"/>
              </w:rPr>
              <w:t>7</w:t>
            </w:r>
          </w:p>
        </w:tc>
        <w:tc>
          <w:tcPr>
            <w:tcW w:w="5185" w:type="dxa"/>
            <w:vAlign w:val="center"/>
          </w:tcPr>
          <w:p w14:paraId="402DFDBD" w14:textId="77777777" w:rsidR="009157E3" w:rsidRPr="003509FD" w:rsidRDefault="009157E3" w:rsidP="004D5720">
            <w:pPr>
              <w:jc w:val="both"/>
              <w:rPr>
                <w:lang w:val="es-ES_tradnl"/>
              </w:rPr>
            </w:pPr>
            <w:r w:rsidRPr="003509FD">
              <w:rPr>
                <w:lang w:val="es-ES_tradnl"/>
              </w:rPr>
              <w:t xml:space="preserve">Actualización Evaluación y retroalimentación. </w:t>
            </w:r>
          </w:p>
        </w:tc>
        <w:tc>
          <w:tcPr>
            <w:tcW w:w="1320" w:type="dxa"/>
            <w:vAlign w:val="center"/>
          </w:tcPr>
          <w:p w14:paraId="3F6C2097" w14:textId="77777777" w:rsidR="009157E3" w:rsidRPr="003509FD" w:rsidRDefault="009157E3" w:rsidP="004D5720">
            <w:pPr>
              <w:jc w:val="center"/>
              <w:rPr>
                <w:lang w:val="es-ES_tradnl"/>
              </w:rPr>
            </w:pPr>
            <w:r w:rsidRPr="003509FD">
              <w:rPr>
                <w:lang w:val="es-ES_tradnl"/>
              </w:rPr>
              <w:t>24/09/2019</w:t>
            </w:r>
          </w:p>
        </w:tc>
      </w:tr>
      <w:tr w:rsidR="009157E3" w:rsidRPr="003509FD" w14:paraId="0258389C" w14:textId="77777777" w:rsidTr="510A910A">
        <w:trPr>
          <w:jc w:val="center"/>
        </w:trPr>
        <w:tc>
          <w:tcPr>
            <w:tcW w:w="914" w:type="dxa"/>
            <w:vAlign w:val="center"/>
          </w:tcPr>
          <w:p w14:paraId="38C62631" w14:textId="77777777" w:rsidR="009157E3" w:rsidRPr="003509FD" w:rsidRDefault="009157E3" w:rsidP="004D5720">
            <w:pPr>
              <w:jc w:val="center"/>
              <w:rPr>
                <w:lang w:val="es-ES_tradnl"/>
              </w:rPr>
            </w:pPr>
            <w:r w:rsidRPr="003509FD">
              <w:rPr>
                <w:lang w:val="es-ES_tradnl"/>
              </w:rPr>
              <w:t>6</w:t>
            </w:r>
          </w:p>
        </w:tc>
        <w:tc>
          <w:tcPr>
            <w:tcW w:w="1349" w:type="dxa"/>
            <w:vAlign w:val="center"/>
          </w:tcPr>
          <w:p w14:paraId="24B4051D" w14:textId="77777777" w:rsidR="009157E3" w:rsidRPr="003509FD" w:rsidRDefault="009157E3" w:rsidP="004D5720">
            <w:pPr>
              <w:jc w:val="center"/>
              <w:rPr>
                <w:lang w:val="es-ES_tradnl"/>
              </w:rPr>
            </w:pPr>
            <w:r w:rsidRPr="003509FD">
              <w:rPr>
                <w:lang w:val="es-ES_tradnl"/>
              </w:rPr>
              <w:t>8</w:t>
            </w:r>
          </w:p>
        </w:tc>
        <w:tc>
          <w:tcPr>
            <w:tcW w:w="5185" w:type="dxa"/>
            <w:vAlign w:val="center"/>
          </w:tcPr>
          <w:p w14:paraId="2934DED0" w14:textId="77777777" w:rsidR="009157E3" w:rsidRPr="003509FD" w:rsidRDefault="009157E3" w:rsidP="004D5720">
            <w:pPr>
              <w:jc w:val="both"/>
              <w:rPr>
                <w:lang w:val="es-ES_tradnl"/>
              </w:rPr>
            </w:pPr>
            <w:r w:rsidRPr="003509FD">
              <w:rPr>
                <w:lang w:val="es-ES_tradnl"/>
              </w:rPr>
              <w:t>Actualización forma de entrega de Reglamento Interno de higiene y Seguridad.</w:t>
            </w:r>
          </w:p>
        </w:tc>
        <w:tc>
          <w:tcPr>
            <w:tcW w:w="1320" w:type="dxa"/>
            <w:vAlign w:val="center"/>
          </w:tcPr>
          <w:p w14:paraId="6C548AA8" w14:textId="77777777" w:rsidR="009157E3" w:rsidRPr="003509FD" w:rsidRDefault="009157E3" w:rsidP="004D5720">
            <w:pPr>
              <w:jc w:val="center"/>
              <w:rPr>
                <w:lang w:val="es-ES_tradnl"/>
              </w:rPr>
            </w:pPr>
            <w:r w:rsidRPr="003509FD">
              <w:rPr>
                <w:lang w:val="es-ES_tradnl"/>
              </w:rPr>
              <w:t>24/09/2019</w:t>
            </w:r>
          </w:p>
        </w:tc>
      </w:tr>
      <w:tr w:rsidR="009157E3" w:rsidRPr="003509FD" w14:paraId="5684459C" w14:textId="77777777" w:rsidTr="510A910A">
        <w:trPr>
          <w:jc w:val="center"/>
        </w:trPr>
        <w:tc>
          <w:tcPr>
            <w:tcW w:w="914" w:type="dxa"/>
            <w:vAlign w:val="center"/>
          </w:tcPr>
          <w:p w14:paraId="0D80699A" w14:textId="77777777" w:rsidR="009157E3" w:rsidRPr="003509FD" w:rsidRDefault="009157E3" w:rsidP="004D5720">
            <w:pPr>
              <w:jc w:val="center"/>
              <w:rPr>
                <w:lang w:val="es-ES_tradnl"/>
              </w:rPr>
            </w:pPr>
            <w:r w:rsidRPr="003509FD">
              <w:rPr>
                <w:lang w:val="es-ES_tradnl"/>
              </w:rPr>
              <w:t>6</w:t>
            </w:r>
          </w:p>
        </w:tc>
        <w:tc>
          <w:tcPr>
            <w:tcW w:w="1349" w:type="dxa"/>
            <w:vAlign w:val="center"/>
          </w:tcPr>
          <w:p w14:paraId="126003E1" w14:textId="77777777" w:rsidR="009157E3" w:rsidRPr="003509FD" w:rsidRDefault="009157E3" w:rsidP="004D5720">
            <w:pPr>
              <w:jc w:val="center"/>
              <w:rPr>
                <w:lang w:val="es-ES_tradnl"/>
              </w:rPr>
            </w:pPr>
            <w:r w:rsidRPr="003509FD">
              <w:rPr>
                <w:lang w:val="es-ES_tradnl"/>
              </w:rPr>
              <w:t>8</w:t>
            </w:r>
          </w:p>
        </w:tc>
        <w:tc>
          <w:tcPr>
            <w:tcW w:w="5185" w:type="dxa"/>
            <w:vAlign w:val="center"/>
          </w:tcPr>
          <w:p w14:paraId="08818B6F" w14:textId="77777777" w:rsidR="009157E3" w:rsidRPr="003509FD" w:rsidRDefault="009157E3" w:rsidP="004D5720">
            <w:pPr>
              <w:jc w:val="both"/>
              <w:rPr>
                <w:lang w:val="es-ES_tradnl"/>
              </w:rPr>
            </w:pPr>
            <w:r w:rsidRPr="003509FD">
              <w:rPr>
                <w:lang w:val="es-ES_tradnl"/>
              </w:rPr>
              <w:t>Incorporación de Riesgos del Proceso.</w:t>
            </w:r>
          </w:p>
        </w:tc>
        <w:tc>
          <w:tcPr>
            <w:tcW w:w="1320" w:type="dxa"/>
            <w:vAlign w:val="center"/>
          </w:tcPr>
          <w:p w14:paraId="6CCED9BE" w14:textId="77777777" w:rsidR="009157E3" w:rsidRPr="003509FD" w:rsidRDefault="009157E3" w:rsidP="004D5720">
            <w:pPr>
              <w:jc w:val="center"/>
              <w:rPr>
                <w:lang w:val="es-ES_tradnl"/>
              </w:rPr>
            </w:pPr>
            <w:r w:rsidRPr="003509FD">
              <w:rPr>
                <w:lang w:val="es-ES_tradnl"/>
              </w:rPr>
              <w:t>24/09/2019</w:t>
            </w:r>
          </w:p>
        </w:tc>
      </w:tr>
      <w:tr w:rsidR="009157E3" w:rsidRPr="003509FD" w14:paraId="7EC6EA75" w14:textId="77777777" w:rsidTr="510A910A">
        <w:trPr>
          <w:jc w:val="center"/>
        </w:trPr>
        <w:tc>
          <w:tcPr>
            <w:tcW w:w="914" w:type="dxa"/>
            <w:vAlign w:val="center"/>
          </w:tcPr>
          <w:p w14:paraId="2B6F479E" w14:textId="77777777" w:rsidR="009157E3" w:rsidRPr="003509FD" w:rsidRDefault="009157E3" w:rsidP="004D5720">
            <w:pPr>
              <w:jc w:val="center"/>
              <w:rPr>
                <w:lang w:val="es-ES_tradnl"/>
              </w:rPr>
            </w:pPr>
            <w:r w:rsidRPr="003509FD">
              <w:rPr>
                <w:lang w:val="es-ES_tradnl"/>
              </w:rPr>
              <w:t>6</w:t>
            </w:r>
          </w:p>
        </w:tc>
        <w:tc>
          <w:tcPr>
            <w:tcW w:w="1349" w:type="dxa"/>
            <w:vAlign w:val="center"/>
          </w:tcPr>
          <w:p w14:paraId="671B38FC" w14:textId="77777777" w:rsidR="009157E3" w:rsidRPr="003509FD" w:rsidRDefault="009157E3" w:rsidP="004D5720">
            <w:pPr>
              <w:jc w:val="center"/>
              <w:rPr>
                <w:lang w:val="es-ES_tradnl"/>
              </w:rPr>
            </w:pPr>
            <w:r w:rsidRPr="003509FD">
              <w:rPr>
                <w:lang w:val="es-ES_tradnl"/>
              </w:rPr>
              <w:t>10</w:t>
            </w:r>
          </w:p>
        </w:tc>
        <w:tc>
          <w:tcPr>
            <w:tcW w:w="5185" w:type="dxa"/>
            <w:vAlign w:val="center"/>
          </w:tcPr>
          <w:p w14:paraId="1A660B6B" w14:textId="77777777" w:rsidR="009157E3" w:rsidRPr="003509FD" w:rsidRDefault="009157E3" w:rsidP="004D5720">
            <w:pPr>
              <w:jc w:val="both"/>
              <w:rPr>
                <w:lang w:val="es-ES_tradnl"/>
              </w:rPr>
            </w:pPr>
            <w:r w:rsidRPr="003509FD">
              <w:rPr>
                <w:lang w:val="es-ES_tradnl"/>
              </w:rPr>
              <w:t>Actualización almacenamiento en control de ingresos.</w:t>
            </w:r>
          </w:p>
        </w:tc>
        <w:tc>
          <w:tcPr>
            <w:tcW w:w="1320" w:type="dxa"/>
            <w:vAlign w:val="center"/>
          </w:tcPr>
          <w:p w14:paraId="57D0C29D" w14:textId="77777777" w:rsidR="009157E3" w:rsidRPr="003509FD" w:rsidRDefault="009157E3" w:rsidP="004D5720">
            <w:pPr>
              <w:jc w:val="center"/>
              <w:rPr>
                <w:lang w:val="es-ES_tradnl"/>
              </w:rPr>
            </w:pPr>
            <w:r w:rsidRPr="003509FD">
              <w:rPr>
                <w:lang w:val="es-ES_tradnl"/>
              </w:rPr>
              <w:t>24/09/2019</w:t>
            </w:r>
          </w:p>
        </w:tc>
      </w:tr>
      <w:tr w:rsidR="009157E3" w:rsidRPr="003509FD" w14:paraId="4225D311" w14:textId="77777777" w:rsidTr="510A910A">
        <w:trPr>
          <w:jc w:val="center"/>
        </w:trPr>
        <w:tc>
          <w:tcPr>
            <w:tcW w:w="914" w:type="dxa"/>
            <w:vAlign w:val="center"/>
          </w:tcPr>
          <w:p w14:paraId="301D7A26" w14:textId="77777777" w:rsidR="009157E3" w:rsidRPr="003509FD" w:rsidRDefault="009157E3" w:rsidP="004D5720">
            <w:pPr>
              <w:jc w:val="center"/>
              <w:rPr>
                <w:lang w:val="es-ES_tradnl"/>
              </w:rPr>
            </w:pPr>
            <w:r w:rsidRPr="003509FD">
              <w:rPr>
                <w:lang w:val="es-ES_tradnl"/>
              </w:rPr>
              <w:t>6</w:t>
            </w:r>
          </w:p>
        </w:tc>
        <w:tc>
          <w:tcPr>
            <w:tcW w:w="1349" w:type="dxa"/>
            <w:vAlign w:val="center"/>
          </w:tcPr>
          <w:p w14:paraId="75E3D027" w14:textId="77777777" w:rsidR="009157E3" w:rsidRPr="003509FD" w:rsidRDefault="009157E3" w:rsidP="004D5720">
            <w:pPr>
              <w:jc w:val="center"/>
              <w:rPr>
                <w:lang w:val="es-ES_tradnl"/>
              </w:rPr>
            </w:pPr>
            <w:r w:rsidRPr="003509FD">
              <w:rPr>
                <w:lang w:val="es-ES_tradnl"/>
              </w:rPr>
              <w:t>11</w:t>
            </w:r>
          </w:p>
        </w:tc>
        <w:tc>
          <w:tcPr>
            <w:tcW w:w="5185" w:type="dxa"/>
            <w:vAlign w:val="center"/>
          </w:tcPr>
          <w:p w14:paraId="3FB56BE4" w14:textId="77777777" w:rsidR="009157E3" w:rsidRPr="003509FD" w:rsidRDefault="009157E3" w:rsidP="004D5720">
            <w:pPr>
              <w:jc w:val="both"/>
              <w:rPr>
                <w:lang w:val="es-ES_tradnl"/>
              </w:rPr>
            </w:pPr>
            <w:r w:rsidRPr="003509FD">
              <w:rPr>
                <w:lang w:val="es-ES_tradnl"/>
              </w:rPr>
              <w:t>Incorporación de Anexo 2.</w:t>
            </w:r>
          </w:p>
        </w:tc>
        <w:tc>
          <w:tcPr>
            <w:tcW w:w="1320" w:type="dxa"/>
            <w:vAlign w:val="center"/>
          </w:tcPr>
          <w:p w14:paraId="2DF8F042" w14:textId="77777777" w:rsidR="009157E3" w:rsidRPr="003509FD" w:rsidRDefault="009157E3" w:rsidP="004D5720">
            <w:pPr>
              <w:jc w:val="center"/>
              <w:rPr>
                <w:lang w:val="es-ES_tradnl"/>
              </w:rPr>
            </w:pPr>
            <w:r w:rsidRPr="003509FD">
              <w:rPr>
                <w:lang w:val="es-ES_tradnl"/>
              </w:rPr>
              <w:t>24/09/2019</w:t>
            </w:r>
          </w:p>
        </w:tc>
      </w:tr>
      <w:tr w:rsidR="009157E3" w:rsidRPr="003509FD" w14:paraId="339164F9" w14:textId="77777777" w:rsidTr="510A910A">
        <w:trPr>
          <w:jc w:val="center"/>
        </w:trPr>
        <w:tc>
          <w:tcPr>
            <w:tcW w:w="914" w:type="dxa"/>
            <w:vAlign w:val="center"/>
          </w:tcPr>
          <w:p w14:paraId="401F0AC4" w14:textId="77777777" w:rsidR="009157E3" w:rsidRPr="003509FD" w:rsidRDefault="009157E3" w:rsidP="004D5720">
            <w:pPr>
              <w:jc w:val="center"/>
              <w:rPr>
                <w:lang w:val="es-ES_tradnl"/>
              </w:rPr>
            </w:pPr>
            <w:r w:rsidRPr="003509FD">
              <w:rPr>
                <w:lang w:val="es-ES_tradnl"/>
              </w:rPr>
              <w:t>7</w:t>
            </w:r>
          </w:p>
        </w:tc>
        <w:tc>
          <w:tcPr>
            <w:tcW w:w="1349" w:type="dxa"/>
            <w:vAlign w:val="center"/>
          </w:tcPr>
          <w:p w14:paraId="01ECE802" w14:textId="77777777" w:rsidR="009157E3" w:rsidRPr="003509FD" w:rsidRDefault="009157E3" w:rsidP="004D5720">
            <w:pPr>
              <w:jc w:val="center"/>
              <w:rPr>
                <w:lang w:val="es-ES_tradnl"/>
              </w:rPr>
            </w:pPr>
            <w:r w:rsidRPr="003509FD">
              <w:rPr>
                <w:lang w:val="es-ES_tradnl"/>
              </w:rPr>
              <w:t>Todas</w:t>
            </w:r>
          </w:p>
        </w:tc>
        <w:tc>
          <w:tcPr>
            <w:tcW w:w="5185" w:type="dxa"/>
            <w:vAlign w:val="center"/>
          </w:tcPr>
          <w:p w14:paraId="788D504B" w14:textId="77777777" w:rsidR="009157E3" w:rsidRPr="003509FD" w:rsidRDefault="009157E3" w:rsidP="004D5720">
            <w:pPr>
              <w:jc w:val="both"/>
              <w:rPr>
                <w:lang w:val="es-ES_tradnl"/>
              </w:rPr>
            </w:pPr>
            <w:r w:rsidRPr="003509FD">
              <w:rPr>
                <w:lang w:val="es-ES_tradnl"/>
              </w:rPr>
              <w:t>Incorporación carta de bienvenida, charla seguridad de la información, visita a terreno, riesgos del proceso y actualización de almacenamiento en control de registros.</w:t>
            </w:r>
          </w:p>
        </w:tc>
        <w:tc>
          <w:tcPr>
            <w:tcW w:w="1320" w:type="dxa"/>
            <w:vAlign w:val="center"/>
          </w:tcPr>
          <w:p w14:paraId="604E3699" w14:textId="77777777" w:rsidR="009157E3" w:rsidRPr="003509FD" w:rsidRDefault="009157E3" w:rsidP="004D5720">
            <w:pPr>
              <w:jc w:val="center"/>
              <w:rPr>
                <w:lang w:val="es-ES_tradnl"/>
              </w:rPr>
            </w:pPr>
            <w:r w:rsidRPr="003509FD">
              <w:rPr>
                <w:lang w:val="es-ES_tradnl"/>
              </w:rPr>
              <w:t>23/07/2020</w:t>
            </w:r>
          </w:p>
        </w:tc>
      </w:tr>
      <w:tr w:rsidR="009157E3" w:rsidRPr="003509FD" w14:paraId="78BB0270" w14:textId="77777777" w:rsidTr="510A910A">
        <w:trPr>
          <w:jc w:val="center"/>
        </w:trPr>
        <w:tc>
          <w:tcPr>
            <w:tcW w:w="914" w:type="dxa"/>
            <w:vAlign w:val="center"/>
          </w:tcPr>
          <w:p w14:paraId="6BDB72AE" w14:textId="77777777" w:rsidR="009157E3" w:rsidRPr="003509FD" w:rsidRDefault="009157E3" w:rsidP="004D5720">
            <w:pPr>
              <w:jc w:val="center"/>
              <w:rPr>
                <w:lang w:val="es-ES_tradnl"/>
              </w:rPr>
            </w:pPr>
            <w:r w:rsidRPr="003509FD">
              <w:rPr>
                <w:lang w:val="es-ES_tradnl"/>
              </w:rPr>
              <w:t>8</w:t>
            </w:r>
          </w:p>
        </w:tc>
        <w:tc>
          <w:tcPr>
            <w:tcW w:w="1349" w:type="dxa"/>
            <w:vAlign w:val="center"/>
          </w:tcPr>
          <w:p w14:paraId="5CCB6F53" w14:textId="77777777" w:rsidR="009157E3" w:rsidRPr="003509FD" w:rsidRDefault="009157E3" w:rsidP="004D5720">
            <w:pPr>
              <w:jc w:val="center"/>
              <w:rPr>
                <w:lang w:val="es-ES_tradnl"/>
              </w:rPr>
            </w:pPr>
            <w:r w:rsidRPr="003509FD">
              <w:rPr>
                <w:lang w:val="es-ES_tradnl"/>
              </w:rPr>
              <w:t>18</w:t>
            </w:r>
          </w:p>
        </w:tc>
        <w:tc>
          <w:tcPr>
            <w:tcW w:w="5185" w:type="dxa"/>
            <w:vAlign w:val="center"/>
          </w:tcPr>
          <w:p w14:paraId="037AB592" w14:textId="77777777" w:rsidR="009157E3" w:rsidRPr="003509FD" w:rsidRDefault="009157E3" w:rsidP="004D5720">
            <w:pPr>
              <w:jc w:val="both"/>
              <w:rPr>
                <w:lang w:val="es-ES_tradnl"/>
              </w:rPr>
            </w:pPr>
            <w:r w:rsidRPr="003509FD">
              <w:rPr>
                <w:lang w:val="es-ES_tradnl"/>
              </w:rPr>
              <w:t>Incorporación de tema COVID en certificado de Derecho a Saber en Anexo Nº3</w:t>
            </w:r>
          </w:p>
        </w:tc>
        <w:tc>
          <w:tcPr>
            <w:tcW w:w="1320" w:type="dxa"/>
            <w:vAlign w:val="center"/>
          </w:tcPr>
          <w:p w14:paraId="15946388" w14:textId="77777777" w:rsidR="009157E3" w:rsidRPr="003509FD" w:rsidRDefault="009157E3" w:rsidP="004D5720">
            <w:pPr>
              <w:jc w:val="center"/>
              <w:rPr>
                <w:lang w:val="es-ES_tradnl"/>
              </w:rPr>
            </w:pPr>
            <w:r w:rsidRPr="003509FD">
              <w:rPr>
                <w:lang w:val="es-ES_tradnl"/>
              </w:rPr>
              <w:t>01/12/2020</w:t>
            </w:r>
          </w:p>
        </w:tc>
      </w:tr>
      <w:tr w:rsidR="004A1E45" w:rsidRPr="003509FD" w14:paraId="55AE13F1" w14:textId="77777777" w:rsidTr="510A910A">
        <w:trPr>
          <w:jc w:val="center"/>
        </w:trPr>
        <w:tc>
          <w:tcPr>
            <w:tcW w:w="914" w:type="dxa"/>
            <w:vAlign w:val="center"/>
          </w:tcPr>
          <w:p w14:paraId="6FB5F165" w14:textId="6EA9C423" w:rsidR="004A1E45" w:rsidRPr="003509FD" w:rsidRDefault="003D5D4F" w:rsidP="004D5720">
            <w:pPr>
              <w:jc w:val="center"/>
              <w:rPr>
                <w:lang w:val="es-ES_tradnl"/>
              </w:rPr>
            </w:pPr>
            <w:r w:rsidRPr="003509FD">
              <w:rPr>
                <w:lang w:val="es-ES_tradnl"/>
              </w:rPr>
              <w:t>9</w:t>
            </w:r>
          </w:p>
        </w:tc>
        <w:tc>
          <w:tcPr>
            <w:tcW w:w="1349" w:type="dxa"/>
            <w:vAlign w:val="center"/>
          </w:tcPr>
          <w:p w14:paraId="31FA9299" w14:textId="2443FDAD" w:rsidR="004A1E45" w:rsidRPr="003509FD" w:rsidRDefault="004A1E45" w:rsidP="004D5720">
            <w:pPr>
              <w:jc w:val="center"/>
              <w:rPr>
                <w:lang w:val="es-ES_tradnl"/>
              </w:rPr>
            </w:pPr>
            <w:r w:rsidRPr="003509FD">
              <w:rPr>
                <w:lang w:val="es-ES_tradnl"/>
              </w:rPr>
              <w:t>2 y 3</w:t>
            </w:r>
          </w:p>
        </w:tc>
        <w:tc>
          <w:tcPr>
            <w:tcW w:w="5185" w:type="dxa"/>
            <w:vAlign w:val="center"/>
          </w:tcPr>
          <w:p w14:paraId="74D6C86D" w14:textId="32F65E0D" w:rsidR="004A1E45" w:rsidRPr="003509FD" w:rsidRDefault="004A1E45" w:rsidP="004D5720">
            <w:pPr>
              <w:jc w:val="both"/>
              <w:rPr>
                <w:lang w:val="es-ES_tradnl"/>
              </w:rPr>
            </w:pPr>
            <w:r w:rsidRPr="003509FD">
              <w:rPr>
                <w:lang w:val="es-ES_tradnl"/>
              </w:rPr>
              <w:t xml:space="preserve">Se modifican definiciones. Se eliminan algunas </w:t>
            </w:r>
            <w:r w:rsidR="00AA2FFC" w:rsidRPr="003509FD">
              <w:rPr>
                <w:lang w:val="es-ES_tradnl"/>
              </w:rPr>
              <w:t>pues corresponden que estén dentro del punto 5</w:t>
            </w:r>
            <w:r w:rsidR="004F0410" w:rsidRPr="003509FD">
              <w:rPr>
                <w:lang w:val="es-ES_tradnl"/>
              </w:rPr>
              <w:t>:</w:t>
            </w:r>
            <w:r w:rsidR="00AA2FFC" w:rsidRPr="003509FD">
              <w:rPr>
                <w:lang w:val="es-ES_tradnl"/>
              </w:rPr>
              <w:t xml:space="preserve"> Roles y Responsabilidades</w:t>
            </w:r>
            <w:r w:rsidR="003F020A" w:rsidRPr="003509FD">
              <w:rPr>
                <w:lang w:val="es-ES_tradnl"/>
              </w:rPr>
              <w:t>.</w:t>
            </w:r>
          </w:p>
        </w:tc>
        <w:tc>
          <w:tcPr>
            <w:tcW w:w="1320" w:type="dxa"/>
            <w:vAlign w:val="center"/>
          </w:tcPr>
          <w:p w14:paraId="6ED3FD6C" w14:textId="02F18645" w:rsidR="004A1E45" w:rsidRPr="003509FD" w:rsidRDefault="00BC5ACE" w:rsidP="004D5720">
            <w:pPr>
              <w:jc w:val="center"/>
              <w:rPr>
                <w:lang w:val="es-ES_tradnl"/>
              </w:rPr>
            </w:pPr>
            <w:r w:rsidRPr="003509FD">
              <w:rPr>
                <w:lang w:val="es-ES_tradnl"/>
              </w:rPr>
              <w:t>22/12/2023</w:t>
            </w:r>
          </w:p>
        </w:tc>
      </w:tr>
      <w:tr w:rsidR="00BC5ACE" w:rsidRPr="003509FD" w14:paraId="49CE5E62" w14:textId="77777777" w:rsidTr="510A910A">
        <w:trPr>
          <w:jc w:val="center"/>
        </w:trPr>
        <w:tc>
          <w:tcPr>
            <w:tcW w:w="914" w:type="dxa"/>
            <w:vAlign w:val="center"/>
          </w:tcPr>
          <w:p w14:paraId="25D9ED8E" w14:textId="1A6A8FD1" w:rsidR="00BC5ACE" w:rsidRPr="003509FD" w:rsidRDefault="00BC5ACE" w:rsidP="00BC5ACE">
            <w:pPr>
              <w:jc w:val="center"/>
              <w:rPr>
                <w:lang w:val="es-ES_tradnl"/>
              </w:rPr>
            </w:pPr>
            <w:r w:rsidRPr="003509FD">
              <w:rPr>
                <w:lang w:val="es-ES_tradnl"/>
              </w:rPr>
              <w:t>9</w:t>
            </w:r>
          </w:p>
        </w:tc>
        <w:tc>
          <w:tcPr>
            <w:tcW w:w="1349" w:type="dxa"/>
            <w:vAlign w:val="center"/>
          </w:tcPr>
          <w:p w14:paraId="347B310F" w14:textId="034200C5" w:rsidR="00BC5ACE" w:rsidRPr="003509FD" w:rsidRDefault="00BC5ACE" w:rsidP="00BC5ACE">
            <w:pPr>
              <w:jc w:val="center"/>
              <w:rPr>
                <w:lang w:val="es-ES_tradnl"/>
              </w:rPr>
            </w:pPr>
            <w:r w:rsidRPr="003509FD">
              <w:rPr>
                <w:lang w:val="es-ES_tradnl"/>
              </w:rPr>
              <w:t>3 y 4</w:t>
            </w:r>
          </w:p>
        </w:tc>
        <w:tc>
          <w:tcPr>
            <w:tcW w:w="5185" w:type="dxa"/>
            <w:vAlign w:val="center"/>
          </w:tcPr>
          <w:p w14:paraId="3641E7EA" w14:textId="77777777" w:rsidR="00BC5ACE" w:rsidRPr="003509FD" w:rsidRDefault="00BC5ACE" w:rsidP="00BC5ACE">
            <w:pPr>
              <w:jc w:val="both"/>
              <w:rPr>
                <w:lang w:val="es-ES_tradnl"/>
              </w:rPr>
            </w:pPr>
            <w:r w:rsidRPr="003509FD">
              <w:rPr>
                <w:lang w:val="es-ES_tradnl"/>
              </w:rPr>
              <w:t xml:space="preserve">Se modifican nombres de roles para homologarlo a lenguaje inclusivo y no sexista.  Se actualizan las </w:t>
            </w:r>
            <w:r w:rsidRPr="003509FD">
              <w:rPr>
                <w:lang w:val="es-ES_tradnl"/>
              </w:rPr>
              <w:lastRenderedPageBreak/>
              <w:t>responsabilidades.</w:t>
            </w:r>
          </w:p>
          <w:p w14:paraId="7515E96F" w14:textId="213F5D0C" w:rsidR="00BC5ACE" w:rsidRPr="003509FD" w:rsidRDefault="00BC5ACE" w:rsidP="00BC5ACE">
            <w:pPr>
              <w:jc w:val="both"/>
              <w:rPr>
                <w:lang w:val="es-ES_tradnl"/>
              </w:rPr>
            </w:pPr>
            <w:r w:rsidRPr="003509FD">
              <w:rPr>
                <w:lang w:val="es-ES_tradnl"/>
              </w:rPr>
              <w:t>Se establece que la tutoría debe ser realizada durante la primera semana.</w:t>
            </w:r>
          </w:p>
        </w:tc>
        <w:tc>
          <w:tcPr>
            <w:tcW w:w="1320" w:type="dxa"/>
            <w:vAlign w:val="center"/>
          </w:tcPr>
          <w:p w14:paraId="64A9311F" w14:textId="10F0B921" w:rsidR="00BC5ACE" w:rsidRPr="003509FD" w:rsidRDefault="00BC5ACE" w:rsidP="00BC5ACE">
            <w:pPr>
              <w:jc w:val="center"/>
              <w:rPr>
                <w:lang w:val="es-ES_tradnl"/>
              </w:rPr>
            </w:pPr>
            <w:r w:rsidRPr="003509FD">
              <w:rPr>
                <w:lang w:val="es-ES_tradnl"/>
              </w:rPr>
              <w:lastRenderedPageBreak/>
              <w:t>22/12/2023</w:t>
            </w:r>
          </w:p>
        </w:tc>
      </w:tr>
      <w:tr w:rsidR="00BC5ACE" w:rsidRPr="003509FD" w14:paraId="69E647B6" w14:textId="77777777" w:rsidTr="510A910A">
        <w:trPr>
          <w:jc w:val="center"/>
        </w:trPr>
        <w:tc>
          <w:tcPr>
            <w:tcW w:w="914" w:type="dxa"/>
            <w:vAlign w:val="center"/>
          </w:tcPr>
          <w:p w14:paraId="25549A8C" w14:textId="175EFA19" w:rsidR="00BC5ACE" w:rsidRPr="003509FD" w:rsidRDefault="00BC5ACE" w:rsidP="00BC5ACE">
            <w:pPr>
              <w:jc w:val="center"/>
              <w:rPr>
                <w:lang w:val="es-ES_tradnl"/>
              </w:rPr>
            </w:pPr>
            <w:r w:rsidRPr="003509FD">
              <w:rPr>
                <w:lang w:val="es-ES_tradnl"/>
              </w:rPr>
              <w:t>9</w:t>
            </w:r>
          </w:p>
        </w:tc>
        <w:tc>
          <w:tcPr>
            <w:tcW w:w="1349" w:type="dxa"/>
            <w:vAlign w:val="center"/>
          </w:tcPr>
          <w:p w14:paraId="39B9C1C1" w14:textId="61819DC0" w:rsidR="00BC5ACE" w:rsidRPr="003509FD" w:rsidRDefault="00BC5ACE" w:rsidP="00BC5ACE">
            <w:pPr>
              <w:jc w:val="center"/>
              <w:rPr>
                <w:lang w:val="es-ES_tradnl"/>
              </w:rPr>
            </w:pPr>
            <w:r w:rsidRPr="003509FD">
              <w:rPr>
                <w:lang w:val="es-ES_tradnl"/>
              </w:rPr>
              <w:t>5</w:t>
            </w:r>
          </w:p>
        </w:tc>
        <w:tc>
          <w:tcPr>
            <w:tcW w:w="5185" w:type="dxa"/>
            <w:vAlign w:val="center"/>
          </w:tcPr>
          <w:p w14:paraId="4BFBC73F" w14:textId="2A56937D" w:rsidR="00BC5ACE" w:rsidRPr="003509FD" w:rsidRDefault="00BC5ACE" w:rsidP="00BC5ACE">
            <w:pPr>
              <w:jc w:val="both"/>
              <w:rPr>
                <w:lang w:val="es-ES_tradnl"/>
              </w:rPr>
            </w:pPr>
            <w:r w:rsidRPr="003509FD">
              <w:rPr>
                <w:lang w:val="es-ES_tradnl"/>
              </w:rPr>
              <w:t xml:space="preserve">Se indica que las personas encargadas del proceso en regiones envíen durante el mismo día los datos de quienes ingresan (en el formato señalado), hacia el nivel central. </w:t>
            </w:r>
          </w:p>
          <w:p w14:paraId="264ADB3D" w14:textId="2D66C72A" w:rsidR="00BC5ACE" w:rsidRPr="003509FD" w:rsidRDefault="00BC5ACE" w:rsidP="00BC5ACE">
            <w:pPr>
              <w:jc w:val="both"/>
              <w:rPr>
                <w:lang w:val="es-ES_tradnl"/>
              </w:rPr>
            </w:pPr>
            <w:r w:rsidRPr="003509FD">
              <w:rPr>
                <w:lang w:val="es-ES_tradnl"/>
              </w:rPr>
              <w:t xml:space="preserve">Se establece que serán las jefaturas directas quienes reciban a la persona que ingresa al Servicio. </w:t>
            </w:r>
          </w:p>
        </w:tc>
        <w:tc>
          <w:tcPr>
            <w:tcW w:w="1320" w:type="dxa"/>
            <w:vAlign w:val="center"/>
          </w:tcPr>
          <w:p w14:paraId="20C969A3" w14:textId="7710CF71" w:rsidR="00BC5ACE" w:rsidRPr="003509FD" w:rsidRDefault="00BC5ACE" w:rsidP="00BC5ACE">
            <w:pPr>
              <w:jc w:val="center"/>
              <w:rPr>
                <w:lang w:val="es-ES_tradnl"/>
              </w:rPr>
            </w:pPr>
            <w:r w:rsidRPr="003509FD">
              <w:rPr>
                <w:lang w:val="es-ES_tradnl"/>
              </w:rPr>
              <w:t>22/12/2023</w:t>
            </w:r>
          </w:p>
        </w:tc>
      </w:tr>
      <w:tr w:rsidR="00BC5ACE" w:rsidRPr="003509FD" w14:paraId="2191282E" w14:textId="77777777" w:rsidTr="510A910A">
        <w:trPr>
          <w:jc w:val="center"/>
        </w:trPr>
        <w:tc>
          <w:tcPr>
            <w:tcW w:w="914" w:type="dxa"/>
            <w:vAlign w:val="center"/>
          </w:tcPr>
          <w:p w14:paraId="5708FC53" w14:textId="6063024E" w:rsidR="00BC5ACE" w:rsidRPr="003509FD" w:rsidRDefault="00BC5ACE" w:rsidP="00BC5ACE">
            <w:pPr>
              <w:jc w:val="center"/>
              <w:rPr>
                <w:lang w:val="es-ES_tradnl"/>
              </w:rPr>
            </w:pPr>
            <w:r w:rsidRPr="003509FD">
              <w:rPr>
                <w:lang w:val="es-ES_tradnl"/>
              </w:rPr>
              <w:t>9</w:t>
            </w:r>
          </w:p>
        </w:tc>
        <w:tc>
          <w:tcPr>
            <w:tcW w:w="1349" w:type="dxa"/>
            <w:vAlign w:val="center"/>
          </w:tcPr>
          <w:p w14:paraId="0EC4E14F" w14:textId="0FAE6CA5" w:rsidR="00BC5ACE" w:rsidRPr="003509FD" w:rsidRDefault="00BC5ACE" w:rsidP="00BC5ACE">
            <w:pPr>
              <w:jc w:val="center"/>
              <w:rPr>
                <w:lang w:val="es-ES_tradnl"/>
              </w:rPr>
            </w:pPr>
            <w:r w:rsidRPr="003509FD">
              <w:rPr>
                <w:lang w:val="es-ES_tradnl"/>
              </w:rPr>
              <w:t>6</w:t>
            </w:r>
          </w:p>
        </w:tc>
        <w:tc>
          <w:tcPr>
            <w:tcW w:w="5185" w:type="dxa"/>
            <w:vAlign w:val="center"/>
          </w:tcPr>
          <w:p w14:paraId="32044F6B" w14:textId="1FDE31D6" w:rsidR="00BC5ACE" w:rsidRPr="003509FD" w:rsidRDefault="00BC5ACE" w:rsidP="00BC5ACE">
            <w:pPr>
              <w:jc w:val="both"/>
              <w:rPr>
                <w:lang w:val="es-ES_tradnl"/>
              </w:rPr>
            </w:pPr>
            <w:r w:rsidRPr="003509FD">
              <w:rPr>
                <w:lang w:val="es-ES_tradnl"/>
              </w:rPr>
              <w:t>El Departamento de Gestión de Personas es quien coordina la creación de correo electrónico institucional y el computador.</w:t>
            </w:r>
          </w:p>
        </w:tc>
        <w:tc>
          <w:tcPr>
            <w:tcW w:w="1320" w:type="dxa"/>
            <w:vAlign w:val="center"/>
          </w:tcPr>
          <w:p w14:paraId="6A678CCB" w14:textId="22AFC01E" w:rsidR="00BC5ACE" w:rsidRPr="003509FD" w:rsidRDefault="00BC5ACE" w:rsidP="00BC5ACE">
            <w:pPr>
              <w:jc w:val="center"/>
              <w:rPr>
                <w:lang w:val="es-ES_tradnl"/>
              </w:rPr>
            </w:pPr>
            <w:r w:rsidRPr="003509FD">
              <w:rPr>
                <w:lang w:val="es-ES_tradnl"/>
              </w:rPr>
              <w:t>22/12/2023</w:t>
            </w:r>
          </w:p>
        </w:tc>
      </w:tr>
      <w:tr w:rsidR="00BC5ACE" w:rsidRPr="003509FD" w14:paraId="24C502F4" w14:textId="77777777" w:rsidTr="510A910A">
        <w:trPr>
          <w:jc w:val="center"/>
        </w:trPr>
        <w:tc>
          <w:tcPr>
            <w:tcW w:w="914" w:type="dxa"/>
            <w:vAlign w:val="center"/>
          </w:tcPr>
          <w:p w14:paraId="381DD476" w14:textId="4E631542" w:rsidR="00BC5ACE" w:rsidRPr="003509FD" w:rsidRDefault="00BC5ACE" w:rsidP="00BC5ACE">
            <w:pPr>
              <w:jc w:val="center"/>
              <w:rPr>
                <w:lang w:val="es-ES_tradnl"/>
              </w:rPr>
            </w:pPr>
            <w:r w:rsidRPr="003509FD">
              <w:rPr>
                <w:lang w:val="es-ES_tradnl"/>
              </w:rPr>
              <w:t>9</w:t>
            </w:r>
          </w:p>
        </w:tc>
        <w:tc>
          <w:tcPr>
            <w:tcW w:w="1349" w:type="dxa"/>
            <w:vAlign w:val="center"/>
          </w:tcPr>
          <w:p w14:paraId="6B6C7AF2" w14:textId="4C7DD075" w:rsidR="00BC5ACE" w:rsidRPr="003509FD" w:rsidRDefault="00BC5ACE" w:rsidP="00BC5ACE">
            <w:pPr>
              <w:jc w:val="center"/>
              <w:rPr>
                <w:lang w:val="es-ES_tradnl"/>
              </w:rPr>
            </w:pPr>
            <w:r w:rsidRPr="003509FD">
              <w:rPr>
                <w:lang w:val="es-ES_tradnl"/>
              </w:rPr>
              <w:t>6</w:t>
            </w:r>
          </w:p>
        </w:tc>
        <w:tc>
          <w:tcPr>
            <w:tcW w:w="5185" w:type="dxa"/>
            <w:vAlign w:val="center"/>
          </w:tcPr>
          <w:p w14:paraId="3BB58C14" w14:textId="154B0A85" w:rsidR="00BC5ACE" w:rsidRPr="003509FD" w:rsidRDefault="00BC5ACE" w:rsidP="00BC5ACE">
            <w:pPr>
              <w:jc w:val="both"/>
              <w:rPr>
                <w:lang w:val="es-ES_tradnl"/>
              </w:rPr>
            </w:pPr>
            <w:r w:rsidRPr="003509FD">
              <w:rPr>
                <w:lang w:val="es-ES_tradnl"/>
              </w:rPr>
              <w:t>El Departamento de Gestión de Personas tiene que reportar siempre al final de cada semana si es que hubo ingresos o no al Servicio.</w:t>
            </w:r>
          </w:p>
        </w:tc>
        <w:tc>
          <w:tcPr>
            <w:tcW w:w="1320" w:type="dxa"/>
            <w:vAlign w:val="center"/>
          </w:tcPr>
          <w:p w14:paraId="3ECB9FFA" w14:textId="2A2B7A0C" w:rsidR="00BC5ACE" w:rsidRPr="003509FD" w:rsidRDefault="00BC5ACE" w:rsidP="00BC5ACE">
            <w:pPr>
              <w:jc w:val="center"/>
              <w:rPr>
                <w:lang w:val="es-ES_tradnl"/>
              </w:rPr>
            </w:pPr>
            <w:r w:rsidRPr="003509FD">
              <w:rPr>
                <w:lang w:val="es-ES_tradnl"/>
              </w:rPr>
              <w:t>22/12/2023</w:t>
            </w:r>
          </w:p>
        </w:tc>
      </w:tr>
      <w:tr w:rsidR="00BC5ACE" w:rsidRPr="003509FD" w14:paraId="0C3E62E0" w14:textId="77777777" w:rsidTr="510A910A">
        <w:trPr>
          <w:jc w:val="center"/>
        </w:trPr>
        <w:tc>
          <w:tcPr>
            <w:tcW w:w="914" w:type="dxa"/>
            <w:vAlign w:val="center"/>
          </w:tcPr>
          <w:p w14:paraId="309077F1" w14:textId="7B615A7F" w:rsidR="00BC5ACE" w:rsidRPr="003509FD" w:rsidRDefault="00BC5ACE" w:rsidP="00BC5ACE">
            <w:pPr>
              <w:jc w:val="center"/>
              <w:rPr>
                <w:lang w:val="es-ES_tradnl"/>
              </w:rPr>
            </w:pPr>
            <w:r w:rsidRPr="003509FD">
              <w:rPr>
                <w:lang w:val="es-ES_tradnl"/>
              </w:rPr>
              <w:t>9</w:t>
            </w:r>
          </w:p>
        </w:tc>
        <w:tc>
          <w:tcPr>
            <w:tcW w:w="1349" w:type="dxa"/>
            <w:vAlign w:val="center"/>
          </w:tcPr>
          <w:p w14:paraId="31562AC0" w14:textId="5063DEB3" w:rsidR="00BC5ACE" w:rsidRPr="003509FD" w:rsidRDefault="00BC5ACE" w:rsidP="00BC5ACE">
            <w:pPr>
              <w:jc w:val="center"/>
              <w:rPr>
                <w:lang w:val="es-ES_tradnl"/>
              </w:rPr>
            </w:pPr>
            <w:r w:rsidRPr="003509FD">
              <w:rPr>
                <w:lang w:val="es-ES_tradnl"/>
              </w:rPr>
              <w:t>6</w:t>
            </w:r>
          </w:p>
        </w:tc>
        <w:tc>
          <w:tcPr>
            <w:tcW w:w="5185" w:type="dxa"/>
            <w:vAlign w:val="center"/>
          </w:tcPr>
          <w:p w14:paraId="51B2C531" w14:textId="54D9D95E" w:rsidR="00BC5ACE" w:rsidRPr="003509FD" w:rsidRDefault="00BC5ACE" w:rsidP="00BC5ACE">
            <w:pPr>
              <w:jc w:val="both"/>
              <w:rPr>
                <w:lang w:val="es-ES_tradnl"/>
              </w:rPr>
            </w:pPr>
            <w:r w:rsidRPr="003509FD">
              <w:rPr>
                <w:lang w:val="es-ES_tradnl"/>
              </w:rPr>
              <w:t>Se agrega la etapa de enrolamiento que es importante previo a la inducción. Función que depende del Departamento de Gestión de Personas.</w:t>
            </w:r>
          </w:p>
        </w:tc>
        <w:tc>
          <w:tcPr>
            <w:tcW w:w="1320" w:type="dxa"/>
            <w:vAlign w:val="center"/>
          </w:tcPr>
          <w:p w14:paraId="5243C08B" w14:textId="586F38B3" w:rsidR="00BC5ACE" w:rsidRPr="003509FD" w:rsidRDefault="00BC5ACE" w:rsidP="00BC5ACE">
            <w:pPr>
              <w:jc w:val="center"/>
              <w:rPr>
                <w:lang w:val="es-ES_tradnl"/>
              </w:rPr>
            </w:pPr>
            <w:r w:rsidRPr="003509FD">
              <w:rPr>
                <w:lang w:val="es-ES_tradnl"/>
              </w:rPr>
              <w:t>22/12/2023</w:t>
            </w:r>
          </w:p>
        </w:tc>
      </w:tr>
      <w:tr w:rsidR="00BC5ACE" w:rsidRPr="003509FD" w14:paraId="4AA0EF95" w14:textId="77777777" w:rsidTr="510A910A">
        <w:trPr>
          <w:jc w:val="center"/>
        </w:trPr>
        <w:tc>
          <w:tcPr>
            <w:tcW w:w="914" w:type="dxa"/>
            <w:vAlign w:val="center"/>
          </w:tcPr>
          <w:p w14:paraId="12D3252A" w14:textId="5B0FB8A5" w:rsidR="00BC5ACE" w:rsidRPr="003509FD" w:rsidRDefault="00BC5ACE" w:rsidP="00BC5ACE">
            <w:pPr>
              <w:jc w:val="center"/>
              <w:rPr>
                <w:lang w:val="es-ES_tradnl"/>
              </w:rPr>
            </w:pPr>
            <w:r w:rsidRPr="003509FD">
              <w:rPr>
                <w:lang w:val="es-ES_tradnl"/>
              </w:rPr>
              <w:t>9</w:t>
            </w:r>
          </w:p>
        </w:tc>
        <w:tc>
          <w:tcPr>
            <w:tcW w:w="1349" w:type="dxa"/>
            <w:vAlign w:val="center"/>
          </w:tcPr>
          <w:p w14:paraId="49457D85" w14:textId="7C9C10E1" w:rsidR="00BC5ACE" w:rsidRPr="003509FD" w:rsidRDefault="00BC5ACE" w:rsidP="00BC5ACE">
            <w:pPr>
              <w:jc w:val="center"/>
              <w:rPr>
                <w:lang w:val="es-ES_tradnl"/>
              </w:rPr>
            </w:pPr>
            <w:r w:rsidRPr="003509FD">
              <w:rPr>
                <w:lang w:val="es-ES_tradnl"/>
              </w:rPr>
              <w:t>7</w:t>
            </w:r>
          </w:p>
        </w:tc>
        <w:tc>
          <w:tcPr>
            <w:tcW w:w="5185" w:type="dxa"/>
            <w:vAlign w:val="center"/>
          </w:tcPr>
          <w:p w14:paraId="09ED392D" w14:textId="035AD4CD" w:rsidR="00BC5ACE" w:rsidRPr="003509FD" w:rsidRDefault="00BC5ACE" w:rsidP="00BC5ACE">
            <w:pPr>
              <w:jc w:val="both"/>
              <w:rPr>
                <w:lang w:val="es-ES_tradnl"/>
              </w:rPr>
            </w:pPr>
            <w:r w:rsidRPr="003509FD">
              <w:rPr>
                <w:lang w:val="es-ES_tradnl"/>
              </w:rPr>
              <w:t>Se agrega la obligatoriedad de enviar Carta de Bienvenida (Anexo 1), una vez tenga creado el correo institucional la persona que ingresa. También se menciona el Anexo 1.1 que es la carta que se debe enviar hacia practicantes.</w:t>
            </w:r>
          </w:p>
        </w:tc>
        <w:tc>
          <w:tcPr>
            <w:tcW w:w="1320" w:type="dxa"/>
            <w:vAlign w:val="center"/>
          </w:tcPr>
          <w:p w14:paraId="6CB72F5D" w14:textId="2CA11FE0" w:rsidR="00BC5ACE" w:rsidRPr="003509FD" w:rsidRDefault="00BC5ACE" w:rsidP="00BC5ACE">
            <w:pPr>
              <w:jc w:val="center"/>
              <w:rPr>
                <w:lang w:val="es-ES_tradnl"/>
              </w:rPr>
            </w:pPr>
            <w:r w:rsidRPr="003509FD">
              <w:rPr>
                <w:lang w:val="es-ES_tradnl"/>
              </w:rPr>
              <w:t>22/12/2023</w:t>
            </w:r>
          </w:p>
        </w:tc>
      </w:tr>
      <w:tr w:rsidR="00BC5ACE" w:rsidRPr="003509FD" w14:paraId="306C0EF2" w14:textId="77777777" w:rsidTr="510A910A">
        <w:trPr>
          <w:jc w:val="center"/>
        </w:trPr>
        <w:tc>
          <w:tcPr>
            <w:tcW w:w="914" w:type="dxa"/>
            <w:vAlign w:val="center"/>
          </w:tcPr>
          <w:p w14:paraId="6AA636F3" w14:textId="5A14F871" w:rsidR="00BC5ACE" w:rsidRPr="003509FD" w:rsidRDefault="00BC5ACE" w:rsidP="00BC5ACE">
            <w:pPr>
              <w:jc w:val="center"/>
              <w:rPr>
                <w:lang w:val="es-ES_tradnl"/>
              </w:rPr>
            </w:pPr>
            <w:r w:rsidRPr="003509FD">
              <w:rPr>
                <w:lang w:val="es-ES_tradnl"/>
              </w:rPr>
              <w:t>9</w:t>
            </w:r>
          </w:p>
        </w:tc>
        <w:tc>
          <w:tcPr>
            <w:tcW w:w="1349" w:type="dxa"/>
            <w:vAlign w:val="center"/>
          </w:tcPr>
          <w:p w14:paraId="0596F12E" w14:textId="3C86146F" w:rsidR="00BC5ACE" w:rsidRPr="003509FD" w:rsidRDefault="00BC5ACE" w:rsidP="00BC5ACE">
            <w:pPr>
              <w:jc w:val="center"/>
              <w:rPr>
                <w:lang w:val="es-ES_tradnl"/>
              </w:rPr>
            </w:pPr>
            <w:r w:rsidRPr="003509FD">
              <w:rPr>
                <w:lang w:val="es-ES_tradnl"/>
              </w:rPr>
              <w:t>7</w:t>
            </w:r>
          </w:p>
        </w:tc>
        <w:tc>
          <w:tcPr>
            <w:tcW w:w="5185" w:type="dxa"/>
            <w:vAlign w:val="center"/>
          </w:tcPr>
          <w:p w14:paraId="0AAF3094" w14:textId="09376A30" w:rsidR="00BC5ACE" w:rsidRPr="003509FD" w:rsidRDefault="00BC5ACE" w:rsidP="00BC5ACE">
            <w:pPr>
              <w:jc w:val="both"/>
              <w:rPr>
                <w:lang w:val="es-ES_tradnl"/>
              </w:rPr>
            </w:pPr>
            <w:r w:rsidRPr="003509FD">
              <w:rPr>
                <w:lang w:val="es-ES_tradnl"/>
              </w:rPr>
              <w:t>El recorrido por las oficinas debe ser acompañado por la Jefatura Directa o por aquella persona designada y perteneciente al mismo equipo.</w:t>
            </w:r>
          </w:p>
        </w:tc>
        <w:tc>
          <w:tcPr>
            <w:tcW w:w="1320" w:type="dxa"/>
            <w:vAlign w:val="center"/>
          </w:tcPr>
          <w:p w14:paraId="7DE76073" w14:textId="519CA5E9" w:rsidR="00BC5ACE" w:rsidRPr="003509FD" w:rsidRDefault="00BC5ACE" w:rsidP="00BC5ACE">
            <w:pPr>
              <w:jc w:val="center"/>
              <w:rPr>
                <w:lang w:val="es-ES_tradnl"/>
              </w:rPr>
            </w:pPr>
            <w:r w:rsidRPr="003509FD">
              <w:rPr>
                <w:lang w:val="es-ES_tradnl"/>
              </w:rPr>
              <w:t>22/12/2023</w:t>
            </w:r>
          </w:p>
        </w:tc>
      </w:tr>
      <w:tr w:rsidR="00BC5ACE" w:rsidRPr="003509FD" w14:paraId="117904F1" w14:textId="77777777" w:rsidTr="510A910A">
        <w:trPr>
          <w:jc w:val="center"/>
        </w:trPr>
        <w:tc>
          <w:tcPr>
            <w:tcW w:w="914" w:type="dxa"/>
            <w:vAlign w:val="center"/>
          </w:tcPr>
          <w:p w14:paraId="74CF8457" w14:textId="2E2ED54B" w:rsidR="00BC5ACE" w:rsidRPr="003509FD" w:rsidRDefault="00BC5ACE" w:rsidP="00BC5ACE">
            <w:pPr>
              <w:jc w:val="center"/>
              <w:rPr>
                <w:lang w:val="es-ES_tradnl"/>
              </w:rPr>
            </w:pPr>
            <w:r w:rsidRPr="003509FD">
              <w:rPr>
                <w:lang w:val="es-ES_tradnl"/>
              </w:rPr>
              <w:t>9</w:t>
            </w:r>
          </w:p>
        </w:tc>
        <w:tc>
          <w:tcPr>
            <w:tcW w:w="1349" w:type="dxa"/>
            <w:vAlign w:val="center"/>
          </w:tcPr>
          <w:p w14:paraId="5814EAB3" w14:textId="142D69F5" w:rsidR="00BC5ACE" w:rsidRPr="003509FD" w:rsidRDefault="00BC5ACE" w:rsidP="00BC5ACE">
            <w:pPr>
              <w:jc w:val="center"/>
              <w:rPr>
                <w:lang w:val="es-ES_tradnl"/>
              </w:rPr>
            </w:pPr>
            <w:r w:rsidRPr="003509FD">
              <w:rPr>
                <w:lang w:val="es-ES_tradnl"/>
              </w:rPr>
              <w:t>7</w:t>
            </w:r>
          </w:p>
        </w:tc>
        <w:tc>
          <w:tcPr>
            <w:tcW w:w="5185" w:type="dxa"/>
            <w:vAlign w:val="center"/>
          </w:tcPr>
          <w:p w14:paraId="357CC0DA" w14:textId="2177F636" w:rsidR="00BC5ACE" w:rsidRPr="003509FD" w:rsidRDefault="00BC5ACE" w:rsidP="00BC5ACE">
            <w:pPr>
              <w:jc w:val="both"/>
              <w:rPr>
                <w:lang w:val="es-ES_tradnl"/>
              </w:rPr>
            </w:pPr>
            <w:r w:rsidRPr="003509FD">
              <w:rPr>
                <w:lang w:val="es-ES_tradnl"/>
              </w:rPr>
              <w:t xml:space="preserve">Charla “Derecho a Saber” ahora se denomina “Obligación de Informar” y su plazo será de 20 días para que se pueda realizar, no de 30 días. </w:t>
            </w:r>
          </w:p>
        </w:tc>
        <w:tc>
          <w:tcPr>
            <w:tcW w:w="1320" w:type="dxa"/>
            <w:vAlign w:val="center"/>
          </w:tcPr>
          <w:p w14:paraId="0DFF2D49" w14:textId="1704CB35" w:rsidR="00BC5ACE" w:rsidRPr="003509FD" w:rsidRDefault="00BC5ACE" w:rsidP="00BC5ACE">
            <w:pPr>
              <w:jc w:val="center"/>
              <w:rPr>
                <w:lang w:val="es-ES_tradnl"/>
              </w:rPr>
            </w:pPr>
            <w:r w:rsidRPr="003509FD">
              <w:rPr>
                <w:lang w:val="es-ES_tradnl"/>
              </w:rPr>
              <w:t>22/12/2023</w:t>
            </w:r>
          </w:p>
        </w:tc>
      </w:tr>
      <w:tr w:rsidR="00BC5ACE" w:rsidRPr="003509FD" w14:paraId="40799A9E" w14:textId="77777777" w:rsidTr="510A910A">
        <w:trPr>
          <w:jc w:val="center"/>
        </w:trPr>
        <w:tc>
          <w:tcPr>
            <w:tcW w:w="914" w:type="dxa"/>
            <w:vAlign w:val="center"/>
          </w:tcPr>
          <w:p w14:paraId="48DFC1CF" w14:textId="6864769E" w:rsidR="00BC5ACE" w:rsidRPr="003509FD" w:rsidRDefault="00BC5ACE" w:rsidP="00BC5ACE">
            <w:pPr>
              <w:jc w:val="center"/>
              <w:rPr>
                <w:lang w:val="es-ES_tradnl"/>
              </w:rPr>
            </w:pPr>
            <w:r w:rsidRPr="003509FD">
              <w:rPr>
                <w:lang w:val="es-ES_tradnl"/>
              </w:rPr>
              <w:t>9</w:t>
            </w:r>
          </w:p>
        </w:tc>
        <w:tc>
          <w:tcPr>
            <w:tcW w:w="1349" w:type="dxa"/>
            <w:vAlign w:val="center"/>
          </w:tcPr>
          <w:p w14:paraId="4B1AF72B" w14:textId="0E864F7F" w:rsidR="00BC5ACE" w:rsidRPr="003509FD" w:rsidRDefault="00BC5ACE" w:rsidP="00BC5ACE">
            <w:pPr>
              <w:jc w:val="center"/>
              <w:rPr>
                <w:lang w:val="es-ES_tradnl"/>
              </w:rPr>
            </w:pPr>
            <w:r w:rsidRPr="003509FD">
              <w:rPr>
                <w:lang w:val="es-ES_tradnl"/>
              </w:rPr>
              <w:t>8</w:t>
            </w:r>
          </w:p>
        </w:tc>
        <w:tc>
          <w:tcPr>
            <w:tcW w:w="5185" w:type="dxa"/>
            <w:vAlign w:val="center"/>
          </w:tcPr>
          <w:p w14:paraId="648905B5" w14:textId="7E3A6CB5" w:rsidR="00BC5ACE" w:rsidRPr="003509FD" w:rsidRDefault="00BC5ACE" w:rsidP="00BC5ACE">
            <w:pPr>
              <w:jc w:val="both"/>
              <w:rPr>
                <w:lang w:val="es-ES_tradnl"/>
              </w:rPr>
            </w:pPr>
            <w:r w:rsidRPr="003509FD">
              <w:rPr>
                <w:lang w:val="es-ES_tradnl"/>
              </w:rPr>
              <w:t xml:space="preserve">La charla de “Seguridad de la Información” la realizará el equipo de Procesos de Mejora Continua del FOSIS Central todos los meses, independiente de si quien ingresa es de región o del nivel central. </w:t>
            </w:r>
          </w:p>
        </w:tc>
        <w:tc>
          <w:tcPr>
            <w:tcW w:w="1320" w:type="dxa"/>
            <w:vAlign w:val="center"/>
          </w:tcPr>
          <w:p w14:paraId="77ACEFD4" w14:textId="121ADC53" w:rsidR="00BC5ACE" w:rsidRPr="003509FD" w:rsidRDefault="00BC5ACE" w:rsidP="00BC5ACE">
            <w:pPr>
              <w:jc w:val="center"/>
              <w:rPr>
                <w:lang w:val="es-ES_tradnl"/>
              </w:rPr>
            </w:pPr>
            <w:r w:rsidRPr="003509FD">
              <w:rPr>
                <w:lang w:val="es-ES_tradnl"/>
              </w:rPr>
              <w:t>22/12/2023</w:t>
            </w:r>
          </w:p>
        </w:tc>
      </w:tr>
      <w:tr w:rsidR="00BC5ACE" w:rsidRPr="003509FD" w14:paraId="6045B1BB" w14:textId="77777777" w:rsidTr="510A910A">
        <w:trPr>
          <w:jc w:val="center"/>
        </w:trPr>
        <w:tc>
          <w:tcPr>
            <w:tcW w:w="914" w:type="dxa"/>
            <w:vAlign w:val="center"/>
          </w:tcPr>
          <w:p w14:paraId="2A1EABDC" w14:textId="7B57D7BC" w:rsidR="00BC5ACE" w:rsidRPr="003509FD" w:rsidRDefault="00BC5ACE" w:rsidP="00BC5ACE">
            <w:pPr>
              <w:jc w:val="center"/>
              <w:rPr>
                <w:lang w:val="es-ES_tradnl"/>
              </w:rPr>
            </w:pPr>
            <w:r w:rsidRPr="003509FD">
              <w:rPr>
                <w:lang w:val="es-ES_tradnl"/>
              </w:rPr>
              <w:t>9</w:t>
            </w:r>
          </w:p>
        </w:tc>
        <w:tc>
          <w:tcPr>
            <w:tcW w:w="1349" w:type="dxa"/>
            <w:vAlign w:val="center"/>
          </w:tcPr>
          <w:p w14:paraId="75B3D70F" w14:textId="6CC02D38" w:rsidR="00BC5ACE" w:rsidRPr="003509FD" w:rsidRDefault="00BC5ACE" w:rsidP="00BC5ACE">
            <w:pPr>
              <w:jc w:val="center"/>
              <w:rPr>
                <w:lang w:val="es-ES_tradnl"/>
              </w:rPr>
            </w:pPr>
            <w:r w:rsidRPr="003509FD">
              <w:rPr>
                <w:lang w:val="es-ES_tradnl"/>
              </w:rPr>
              <w:t>8</w:t>
            </w:r>
          </w:p>
        </w:tc>
        <w:tc>
          <w:tcPr>
            <w:tcW w:w="5185" w:type="dxa"/>
            <w:vAlign w:val="center"/>
          </w:tcPr>
          <w:p w14:paraId="0F4E46E0" w14:textId="3C9BD491" w:rsidR="00BC5ACE" w:rsidRPr="003509FD" w:rsidRDefault="00BC5ACE" w:rsidP="00BC5ACE">
            <w:pPr>
              <w:jc w:val="both"/>
              <w:rPr>
                <w:lang w:val="es-ES_tradnl"/>
              </w:rPr>
            </w:pPr>
            <w:r w:rsidRPr="003509FD">
              <w:rPr>
                <w:lang w:val="es-ES_tradnl"/>
              </w:rPr>
              <w:t>Quienes se incorporan deben hacer el curso de inducción modalidad e-learning denominado “Formación General”, además de un módulo enfocado en Diversidad e Inclusión. En el caso de ser jefatura, debe realizar de forma obligatoria lo mencionado y, además, el módulo de “Formación Jefaturas”. Todo esto dentro del Aula FOSIS.</w:t>
            </w:r>
          </w:p>
        </w:tc>
        <w:tc>
          <w:tcPr>
            <w:tcW w:w="1320" w:type="dxa"/>
            <w:vAlign w:val="center"/>
          </w:tcPr>
          <w:p w14:paraId="4901AC8E" w14:textId="29EB5D71" w:rsidR="00BC5ACE" w:rsidRPr="003509FD" w:rsidRDefault="00BC5ACE" w:rsidP="00BC5ACE">
            <w:pPr>
              <w:jc w:val="center"/>
              <w:rPr>
                <w:lang w:val="es-ES_tradnl"/>
              </w:rPr>
            </w:pPr>
            <w:r w:rsidRPr="003509FD">
              <w:rPr>
                <w:lang w:val="es-ES_tradnl"/>
              </w:rPr>
              <w:t>22/12/2023</w:t>
            </w:r>
          </w:p>
        </w:tc>
      </w:tr>
      <w:tr w:rsidR="00BC5ACE" w:rsidRPr="003509FD" w14:paraId="3B59C5CD" w14:textId="77777777" w:rsidTr="510A910A">
        <w:trPr>
          <w:jc w:val="center"/>
        </w:trPr>
        <w:tc>
          <w:tcPr>
            <w:tcW w:w="914" w:type="dxa"/>
            <w:vAlign w:val="center"/>
          </w:tcPr>
          <w:p w14:paraId="2751406E" w14:textId="0AA3D8D3" w:rsidR="00BC5ACE" w:rsidRPr="003509FD" w:rsidRDefault="00BC5ACE" w:rsidP="00BC5ACE">
            <w:pPr>
              <w:jc w:val="center"/>
              <w:rPr>
                <w:lang w:val="es-ES_tradnl"/>
              </w:rPr>
            </w:pPr>
            <w:r w:rsidRPr="003509FD">
              <w:rPr>
                <w:lang w:val="es-ES_tradnl"/>
              </w:rPr>
              <w:t>9</w:t>
            </w:r>
          </w:p>
        </w:tc>
        <w:tc>
          <w:tcPr>
            <w:tcW w:w="1349" w:type="dxa"/>
            <w:vAlign w:val="center"/>
          </w:tcPr>
          <w:p w14:paraId="732191E7" w14:textId="4D9F390F" w:rsidR="00BC5ACE" w:rsidRPr="003509FD" w:rsidRDefault="00BC5ACE" w:rsidP="00BC5ACE">
            <w:pPr>
              <w:jc w:val="center"/>
              <w:rPr>
                <w:lang w:val="es-ES_tradnl"/>
              </w:rPr>
            </w:pPr>
            <w:r w:rsidRPr="003509FD">
              <w:rPr>
                <w:lang w:val="es-ES_tradnl"/>
              </w:rPr>
              <w:t>11</w:t>
            </w:r>
          </w:p>
        </w:tc>
        <w:tc>
          <w:tcPr>
            <w:tcW w:w="5185" w:type="dxa"/>
            <w:vAlign w:val="center"/>
          </w:tcPr>
          <w:p w14:paraId="69E731DE" w14:textId="627C07BE" w:rsidR="00BC5ACE" w:rsidRPr="003509FD" w:rsidRDefault="00BC5ACE" w:rsidP="00BC5ACE">
            <w:pPr>
              <w:jc w:val="both"/>
              <w:rPr>
                <w:lang w:val="es-ES_tradnl"/>
              </w:rPr>
            </w:pPr>
            <w:r w:rsidRPr="003509FD">
              <w:rPr>
                <w:lang w:val="es-ES_tradnl"/>
              </w:rPr>
              <w:t>Se agregan indicadores.</w:t>
            </w:r>
          </w:p>
        </w:tc>
        <w:tc>
          <w:tcPr>
            <w:tcW w:w="1320" w:type="dxa"/>
            <w:vAlign w:val="center"/>
          </w:tcPr>
          <w:p w14:paraId="657101AA" w14:textId="107D5342" w:rsidR="00BC5ACE" w:rsidRPr="003509FD" w:rsidRDefault="00BC5ACE" w:rsidP="00BC5ACE">
            <w:pPr>
              <w:jc w:val="center"/>
              <w:rPr>
                <w:lang w:val="es-ES_tradnl"/>
              </w:rPr>
            </w:pPr>
            <w:r w:rsidRPr="003509FD">
              <w:rPr>
                <w:lang w:val="es-ES_tradnl"/>
              </w:rPr>
              <w:t>22/12/2023</w:t>
            </w:r>
          </w:p>
        </w:tc>
      </w:tr>
      <w:tr w:rsidR="00BC5ACE" w:rsidRPr="003509FD" w14:paraId="267327C4" w14:textId="77777777" w:rsidTr="510A910A">
        <w:trPr>
          <w:jc w:val="center"/>
        </w:trPr>
        <w:tc>
          <w:tcPr>
            <w:tcW w:w="914" w:type="dxa"/>
            <w:vAlign w:val="center"/>
          </w:tcPr>
          <w:p w14:paraId="76DC76D3" w14:textId="15A1B6D5" w:rsidR="00BC5ACE" w:rsidRPr="003509FD" w:rsidRDefault="00BC5ACE" w:rsidP="00BC5ACE">
            <w:pPr>
              <w:jc w:val="center"/>
              <w:rPr>
                <w:lang w:val="es-ES_tradnl"/>
              </w:rPr>
            </w:pPr>
            <w:r w:rsidRPr="003509FD">
              <w:rPr>
                <w:lang w:val="es-ES_tradnl"/>
              </w:rPr>
              <w:t>9</w:t>
            </w:r>
          </w:p>
        </w:tc>
        <w:tc>
          <w:tcPr>
            <w:tcW w:w="1349" w:type="dxa"/>
            <w:vAlign w:val="center"/>
          </w:tcPr>
          <w:p w14:paraId="02C7640F" w14:textId="551CEA06" w:rsidR="00BC5ACE" w:rsidRPr="003509FD" w:rsidRDefault="00BC5ACE" w:rsidP="00BC5ACE">
            <w:pPr>
              <w:jc w:val="center"/>
              <w:rPr>
                <w:lang w:val="es-ES_tradnl"/>
              </w:rPr>
            </w:pPr>
            <w:r w:rsidRPr="003509FD">
              <w:rPr>
                <w:lang w:val="es-ES_tradnl"/>
              </w:rPr>
              <w:t>14 y 15</w:t>
            </w:r>
          </w:p>
        </w:tc>
        <w:tc>
          <w:tcPr>
            <w:tcW w:w="5185" w:type="dxa"/>
            <w:vAlign w:val="center"/>
          </w:tcPr>
          <w:p w14:paraId="36563A0A" w14:textId="71D2E722" w:rsidR="00BC5ACE" w:rsidRPr="003509FD" w:rsidRDefault="00BC5ACE" w:rsidP="00BC5ACE">
            <w:pPr>
              <w:jc w:val="both"/>
              <w:rPr>
                <w:lang w:val="es-ES_tradnl"/>
              </w:rPr>
            </w:pPr>
            <w:r w:rsidRPr="003509FD">
              <w:rPr>
                <w:lang w:val="es-ES_tradnl"/>
              </w:rPr>
              <w:t>Se actualiza correo de bienvenida y se agrega una que va dirigida hacia practicantes.</w:t>
            </w:r>
          </w:p>
        </w:tc>
        <w:tc>
          <w:tcPr>
            <w:tcW w:w="1320" w:type="dxa"/>
            <w:vAlign w:val="center"/>
          </w:tcPr>
          <w:p w14:paraId="24FD5A05" w14:textId="16C9F360" w:rsidR="00BC5ACE" w:rsidRPr="003509FD" w:rsidRDefault="00BC5ACE" w:rsidP="00BC5ACE">
            <w:pPr>
              <w:jc w:val="center"/>
              <w:rPr>
                <w:lang w:val="es-ES_tradnl"/>
              </w:rPr>
            </w:pPr>
            <w:r w:rsidRPr="003509FD">
              <w:rPr>
                <w:lang w:val="es-ES_tradnl"/>
              </w:rPr>
              <w:t>22/12/2023</w:t>
            </w:r>
          </w:p>
        </w:tc>
      </w:tr>
      <w:tr w:rsidR="00BC5ACE" w:rsidRPr="003509FD" w14:paraId="5334D630" w14:textId="77777777" w:rsidTr="510A910A">
        <w:trPr>
          <w:jc w:val="center"/>
        </w:trPr>
        <w:tc>
          <w:tcPr>
            <w:tcW w:w="914" w:type="dxa"/>
            <w:vAlign w:val="center"/>
          </w:tcPr>
          <w:p w14:paraId="56F77EF4" w14:textId="3CFF39FF" w:rsidR="00BC5ACE" w:rsidRPr="003509FD" w:rsidRDefault="00BC5ACE" w:rsidP="00BC5ACE">
            <w:pPr>
              <w:jc w:val="center"/>
              <w:rPr>
                <w:lang w:val="es-ES_tradnl"/>
              </w:rPr>
            </w:pPr>
            <w:r w:rsidRPr="003509FD">
              <w:rPr>
                <w:lang w:val="es-ES_tradnl"/>
              </w:rPr>
              <w:t>9</w:t>
            </w:r>
          </w:p>
        </w:tc>
        <w:tc>
          <w:tcPr>
            <w:tcW w:w="1349" w:type="dxa"/>
            <w:vAlign w:val="center"/>
          </w:tcPr>
          <w:p w14:paraId="6FCE2AA2" w14:textId="3F7A4387" w:rsidR="00BC5ACE" w:rsidRPr="003509FD" w:rsidRDefault="00BC5ACE" w:rsidP="00BC5ACE">
            <w:pPr>
              <w:jc w:val="center"/>
              <w:rPr>
                <w:lang w:val="es-ES_tradnl"/>
              </w:rPr>
            </w:pPr>
            <w:r w:rsidRPr="003509FD">
              <w:rPr>
                <w:lang w:val="es-ES_tradnl"/>
              </w:rPr>
              <w:t>16</w:t>
            </w:r>
          </w:p>
        </w:tc>
        <w:tc>
          <w:tcPr>
            <w:tcW w:w="5185" w:type="dxa"/>
            <w:vAlign w:val="center"/>
          </w:tcPr>
          <w:p w14:paraId="53467A71" w14:textId="371BA295" w:rsidR="00BC5ACE" w:rsidRPr="003509FD" w:rsidRDefault="00BC5ACE" w:rsidP="00BC5ACE">
            <w:pPr>
              <w:jc w:val="both"/>
              <w:rPr>
                <w:lang w:val="es-ES_tradnl"/>
              </w:rPr>
            </w:pPr>
            <w:r w:rsidRPr="003509FD">
              <w:rPr>
                <w:lang w:val="es-ES_tradnl"/>
              </w:rPr>
              <w:t>Se agregan indicaciones para ingreso al Aula FOSIS.</w:t>
            </w:r>
          </w:p>
        </w:tc>
        <w:tc>
          <w:tcPr>
            <w:tcW w:w="1320" w:type="dxa"/>
            <w:vAlign w:val="center"/>
          </w:tcPr>
          <w:p w14:paraId="51D428FA" w14:textId="025E691A" w:rsidR="00BC5ACE" w:rsidRPr="003509FD" w:rsidRDefault="00BC5ACE" w:rsidP="00BC5ACE">
            <w:pPr>
              <w:jc w:val="center"/>
              <w:rPr>
                <w:lang w:val="es-ES_tradnl"/>
              </w:rPr>
            </w:pPr>
            <w:r w:rsidRPr="003509FD">
              <w:rPr>
                <w:lang w:val="es-ES_tradnl"/>
              </w:rPr>
              <w:t>22/12/2023</w:t>
            </w:r>
          </w:p>
        </w:tc>
      </w:tr>
      <w:tr w:rsidR="00BC5ACE" w:rsidRPr="003509FD" w14:paraId="077BCE80" w14:textId="77777777" w:rsidTr="510A910A">
        <w:trPr>
          <w:jc w:val="center"/>
        </w:trPr>
        <w:tc>
          <w:tcPr>
            <w:tcW w:w="914" w:type="dxa"/>
            <w:vAlign w:val="center"/>
          </w:tcPr>
          <w:p w14:paraId="3DEB9E3E" w14:textId="4367ADEB" w:rsidR="00BC5ACE" w:rsidRPr="003509FD" w:rsidRDefault="00BC5ACE" w:rsidP="00BC5ACE">
            <w:pPr>
              <w:jc w:val="center"/>
              <w:rPr>
                <w:lang w:val="es-ES_tradnl"/>
              </w:rPr>
            </w:pPr>
            <w:r w:rsidRPr="003509FD">
              <w:rPr>
                <w:lang w:val="es-ES_tradnl"/>
              </w:rPr>
              <w:t>9</w:t>
            </w:r>
          </w:p>
        </w:tc>
        <w:tc>
          <w:tcPr>
            <w:tcW w:w="1349" w:type="dxa"/>
            <w:vAlign w:val="center"/>
          </w:tcPr>
          <w:p w14:paraId="13228712" w14:textId="005D5C0F" w:rsidR="00BC5ACE" w:rsidRPr="003509FD" w:rsidRDefault="00BC5ACE" w:rsidP="00BC5ACE">
            <w:pPr>
              <w:jc w:val="center"/>
              <w:rPr>
                <w:lang w:val="es-ES_tradnl"/>
              </w:rPr>
            </w:pPr>
            <w:r w:rsidRPr="003509FD">
              <w:rPr>
                <w:lang w:val="es-ES_tradnl"/>
              </w:rPr>
              <w:t>19 y 20</w:t>
            </w:r>
          </w:p>
        </w:tc>
        <w:tc>
          <w:tcPr>
            <w:tcW w:w="5185" w:type="dxa"/>
            <w:vAlign w:val="center"/>
          </w:tcPr>
          <w:p w14:paraId="2EA46926" w14:textId="238603DE" w:rsidR="00BC5ACE" w:rsidRPr="003509FD" w:rsidRDefault="00BC5ACE" w:rsidP="00BC5ACE">
            <w:pPr>
              <w:jc w:val="both"/>
              <w:rPr>
                <w:lang w:val="es-ES_tradnl"/>
              </w:rPr>
            </w:pPr>
            <w:r w:rsidRPr="003509FD">
              <w:rPr>
                <w:lang w:val="es-ES_tradnl"/>
              </w:rPr>
              <w:t xml:space="preserve">Se incorpora Anexo 5, el cual corresponde a Encuesta de Satisfacción acerca del proceso de Inducción. </w:t>
            </w:r>
          </w:p>
        </w:tc>
        <w:tc>
          <w:tcPr>
            <w:tcW w:w="1320" w:type="dxa"/>
            <w:vAlign w:val="center"/>
          </w:tcPr>
          <w:p w14:paraId="7462A5B4" w14:textId="22942D17" w:rsidR="00BC5ACE" w:rsidRPr="003509FD" w:rsidRDefault="00BC5ACE" w:rsidP="00BC5ACE">
            <w:pPr>
              <w:jc w:val="center"/>
              <w:rPr>
                <w:lang w:val="es-ES_tradnl"/>
              </w:rPr>
            </w:pPr>
            <w:r w:rsidRPr="003509FD">
              <w:rPr>
                <w:lang w:val="es-ES_tradnl"/>
              </w:rPr>
              <w:t>22/12/2023</w:t>
            </w:r>
          </w:p>
        </w:tc>
      </w:tr>
      <w:tr w:rsidR="0021298E" w:rsidRPr="003509FD" w14:paraId="1F750A25" w14:textId="77777777" w:rsidTr="510A910A">
        <w:trPr>
          <w:jc w:val="center"/>
        </w:trPr>
        <w:tc>
          <w:tcPr>
            <w:tcW w:w="914" w:type="dxa"/>
            <w:vAlign w:val="center"/>
          </w:tcPr>
          <w:p w14:paraId="6DA921D6" w14:textId="398D2F0D" w:rsidR="0021298E" w:rsidRPr="003509FD" w:rsidRDefault="0021298E" w:rsidP="00BC5ACE">
            <w:pPr>
              <w:jc w:val="center"/>
              <w:rPr>
                <w:lang w:val="es-ES_tradnl"/>
              </w:rPr>
            </w:pPr>
            <w:r w:rsidRPr="003509FD">
              <w:rPr>
                <w:lang w:val="es-ES_tradnl"/>
              </w:rPr>
              <w:lastRenderedPageBreak/>
              <w:t>10</w:t>
            </w:r>
          </w:p>
        </w:tc>
        <w:tc>
          <w:tcPr>
            <w:tcW w:w="1349" w:type="dxa"/>
            <w:vAlign w:val="center"/>
          </w:tcPr>
          <w:p w14:paraId="0C840488" w14:textId="7011AAAE" w:rsidR="0021298E" w:rsidRPr="003509FD" w:rsidRDefault="004614B1" w:rsidP="00BC5ACE">
            <w:pPr>
              <w:jc w:val="center"/>
              <w:rPr>
                <w:lang w:val="es-ES_tradnl"/>
              </w:rPr>
            </w:pPr>
            <w:r w:rsidRPr="003509FD">
              <w:rPr>
                <w:lang w:val="es-ES_tradnl"/>
              </w:rPr>
              <w:t>1</w:t>
            </w:r>
          </w:p>
        </w:tc>
        <w:tc>
          <w:tcPr>
            <w:tcW w:w="5185" w:type="dxa"/>
            <w:vAlign w:val="center"/>
          </w:tcPr>
          <w:p w14:paraId="3FAE9D90" w14:textId="0BDF7427" w:rsidR="0021298E" w:rsidRPr="003509FD" w:rsidRDefault="004614B1" w:rsidP="00BC5ACE">
            <w:pPr>
              <w:jc w:val="both"/>
              <w:rPr>
                <w:lang w:val="es-ES_tradnl"/>
              </w:rPr>
            </w:pPr>
            <w:r w:rsidRPr="003509FD">
              <w:rPr>
                <w:lang w:val="es-ES_tradnl"/>
              </w:rPr>
              <w:t>Modifica alcance</w:t>
            </w:r>
          </w:p>
        </w:tc>
        <w:tc>
          <w:tcPr>
            <w:tcW w:w="1320" w:type="dxa"/>
            <w:vAlign w:val="center"/>
          </w:tcPr>
          <w:p w14:paraId="28DF7415" w14:textId="5EC8D6F3" w:rsidR="0021298E" w:rsidRPr="003509FD" w:rsidRDefault="00BA43FC" w:rsidP="00BC5ACE">
            <w:pPr>
              <w:jc w:val="center"/>
              <w:rPr>
                <w:lang w:val="es-ES_tradnl"/>
              </w:rPr>
            </w:pPr>
            <w:r w:rsidRPr="003509FD">
              <w:rPr>
                <w:lang w:val="es-ES_tradnl"/>
              </w:rPr>
              <w:t>29/10/2024</w:t>
            </w:r>
          </w:p>
        </w:tc>
      </w:tr>
      <w:tr w:rsidR="00BA43FC" w:rsidRPr="003509FD" w14:paraId="4219176D" w14:textId="77777777" w:rsidTr="510A910A">
        <w:trPr>
          <w:jc w:val="center"/>
        </w:trPr>
        <w:tc>
          <w:tcPr>
            <w:tcW w:w="914" w:type="dxa"/>
            <w:vAlign w:val="center"/>
          </w:tcPr>
          <w:p w14:paraId="260C8A1B" w14:textId="603A0705" w:rsidR="00BA43FC" w:rsidRPr="003509FD" w:rsidRDefault="00BA43FC" w:rsidP="00BC5ACE">
            <w:pPr>
              <w:jc w:val="center"/>
              <w:rPr>
                <w:lang w:val="es-ES_tradnl"/>
              </w:rPr>
            </w:pPr>
            <w:r w:rsidRPr="003509FD">
              <w:rPr>
                <w:lang w:val="es-ES_tradnl"/>
              </w:rPr>
              <w:t>10</w:t>
            </w:r>
          </w:p>
        </w:tc>
        <w:tc>
          <w:tcPr>
            <w:tcW w:w="1349" w:type="dxa"/>
            <w:vAlign w:val="center"/>
          </w:tcPr>
          <w:p w14:paraId="4A1AEC26" w14:textId="51BB9A20" w:rsidR="00BA43FC" w:rsidRPr="003509FD" w:rsidRDefault="00824060" w:rsidP="00824060">
            <w:pPr>
              <w:jc w:val="center"/>
              <w:rPr>
                <w:lang w:val="es-ES_tradnl"/>
              </w:rPr>
            </w:pPr>
            <w:r w:rsidRPr="003509FD">
              <w:rPr>
                <w:lang w:val="es-ES_tradnl"/>
              </w:rPr>
              <w:t>3 y 4</w:t>
            </w:r>
          </w:p>
        </w:tc>
        <w:tc>
          <w:tcPr>
            <w:tcW w:w="5185" w:type="dxa"/>
            <w:vAlign w:val="center"/>
          </w:tcPr>
          <w:p w14:paraId="05E24C71" w14:textId="01CB1B2D" w:rsidR="00BA43FC" w:rsidRPr="003509FD" w:rsidRDefault="00824060" w:rsidP="00BC5ACE">
            <w:pPr>
              <w:jc w:val="both"/>
              <w:rPr>
                <w:lang w:val="es-ES_tradnl"/>
              </w:rPr>
            </w:pPr>
            <w:r w:rsidRPr="003509FD">
              <w:rPr>
                <w:lang w:val="es-ES_tradnl"/>
              </w:rPr>
              <w:t>Modifica Roles y Responsabilidades</w:t>
            </w:r>
          </w:p>
        </w:tc>
        <w:tc>
          <w:tcPr>
            <w:tcW w:w="1320" w:type="dxa"/>
            <w:vAlign w:val="center"/>
          </w:tcPr>
          <w:p w14:paraId="559B4E56" w14:textId="303B1BD7" w:rsidR="00BA43FC" w:rsidRPr="003509FD" w:rsidRDefault="000360EB" w:rsidP="00BC5ACE">
            <w:pPr>
              <w:jc w:val="center"/>
              <w:rPr>
                <w:lang w:val="es-ES_tradnl"/>
              </w:rPr>
            </w:pPr>
            <w:r w:rsidRPr="003509FD">
              <w:rPr>
                <w:lang w:val="es-ES_tradnl"/>
              </w:rPr>
              <w:t>29/10/2024</w:t>
            </w:r>
          </w:p>
        </w:tc>
      </w:tr>
      <w:tr w:rsidR="00824060" w:rsidRPr="003509FD" w14:paraId="426EF15A" w14:textId="77777777" w:rsidTr="510A910A">
        <w:trPr>
          <w:jc w:val="center"/>
        </w:trPr>
        <w:tc>
          <w:tcPr>
            <w:tcW w:w="914" w:type="dxa"/>
            <w:vAlign w:val="center"/>
          </w:tcPr>
          <w:p w14:paraId="7D3FAE77" w14:textId="7D23B622" w:rsidR="00824060" w:rsidRPr="003509FD" w:rsidRDefault="008E41C1" w:rsidP="00BC5ACE">
            <w:pPr>
              <w:jc w:val="center"/>
              <w:rPr>
                <w:lang w:val="es-ES_tradnl"/>
              </w:rPr>
            </w:pPr>
            <w:r w:rsidRPr="003509FD">
              <w:rPr>
                <w:lang w:val="es-ES_tradnl"/>
              </w:rPr>
              <w:t>10</w:t>
            </w:r>
          </w:p>
        </w:tc>
        <w:tc>
          <w:tcPr>
            <w:tcW w:w="1349" w:type="dxa"/>
            <w:vAlign w:val="center"/>
          </w:tcPr>
          <w:p w14:paraId="0F14FDA6" w14:textId="06A18EE0" w:rsidR="00824060" w:rsidRPr="003509FD" w:rsidRDefault="008E41C1" w:rsidP="00824060">
            <w:pPr>
              <w:jc w:val="center"/>
              <w:rPr>
                <w:lang w:val="es-ES_tradnl"/>
              </w:rPr>
            </w:pPr>
            <w:r w:rsidRPr="003509FD">
              <w:rPr>
                <w:lang w:val="es-ES_tradnl"/>
              </w:rPr>
              <w:t>10</w:t>
            </w:r>
          </w:p>
        </w:tc>
        <w:tc>
          <w:tcPr>
            <w:tcW w:w="5185" w:type="dxa"/>
            <w:vAlign w:val="center"/>
          </w:tcPr>
          <w:p w14:paraId="33538ADE" w14:textId="4851A64F" w:rsidR="00824060" w:rsidRPr="003509FD" w:rsidRDefault="008E41C1" w:rsidP="00BC5ACE">
            <w:pPr>
              <w:jc w:val="both"/>
              <w:rPr>
                <w:lang w:val="es-ES_tradnl"/>
              </w:rPr>
            </w:pPr>
            <w:r w:rsidRPr="003509FD">
              <w:rPr>
                <w:lang w:val="es-ES_tradnl"/>
              </w:rPr>
              <w:t xml:space="preserve">Elimina </w:t>
            </w:r>
            <w:r w:rsidR="007329FB" w:rsidRPr="003509FD">
              <w:rPr>
                <w:lang w:val="es-ES_tradnl"/>
              </w:rPr>
              <w:t>Anexo N°4 de</w:t>
            </w:r>
            <w:r w:rsidR="000360EB" w:rsidRPr="003509FD">
              <w:rPr>
                <w:lang w:val="es-ES_tradnl"/>
              </w:rPr>
              <w:t>l control de registros</w:t>
            </w:r>
          </w:p>
        </w:tc>
        <w:tc>
          <w:tcPr>
            <w:tcW w:w="1320" w:type="dxa"/>
            <w:vAlign w:val="center"/>
          </w:tcPr>
          <w:p w14:paraId="27033E04" w14:textId="58497675" w:rsidR="00824060" w:rsidRPr="003509FD" w:rsidRDefault="005652F3" w:rsidP="00BC5ACE">
            <w:pPr>
              <w:jc w:val="center"/>
              <w:rPr>
                <w:lang w:val="es-ES_tradnl"/>
              </w:rPr>
            </w:pPr>
            <w:r w:rsidRPr="003509FD">
              <w:rPr>
                <w:lang w:val="es-ES_tradnl"/>
              </w:rPr>
              <w:t>29/10/2024</w:t>
            </w:r>
          </w:p>
        </w:tc>
      </w:tr>
      <w:tr w:rsidR="000360EB" w:rsidRPr="003509FD" w14:paraId="642AEE38" w14:textId="77777777" w:rsidTr="510A910A">
        <w:trPr>
          <w:jc w:val="center"/>
        </w:trPr>
        <w:tc>
          <w:tcPr>
            <w:tcW w:w="914" w:type="dxa"/>
            <w:vAlign w:val="center"/>
          </w:tcPr>
          <w:p w14:paraId="6056EC52" w14:textId="15F5E256" w:rsidR="000360EB" w:rsidRPr="003509FD" w:rsidRDefault="00135214" w:rsidP="00BC5ACE">
            <w:pPr>
              <w:jc w:val="center"/>
              <w:rPr>
                <w:lang w:val="es-ES_tradnl"/>
              </w:rPr>
            </w:pPr>
            <w:r w:rsidRPr="003509FD">
              <w:rPr>
                <w:lang w:val="es-ES_tradnl"/>
              </w:rPr>
              <w:t>10</w:t>
            </w:r>
          </w:p>
        </w:tc>
        <w:tc>
          <w:tcPr>
            <w:tcW w:w="1349" w:type="dxa"/>
            <w:vAlign w:val="center"/>
          </w:tcPr>
          <w:p w14:paraId="01B4E1A8" w14:textId="14F8B8E3" w:rsidR="000360EB" w:rsidRPr="003509FD" w:rsidRDefault="00135214" w:rsidP="00824060">
            <w:pPr>
              <w:jc w:val="center"/>
              <w:rPr>
                <w:lang w:val="es-ES_tradnl"/>
              </w:rPr>
            </w:pPr>
            <w:r w:rsidRPr="003509FD">
              <w:rPr>
                <w:lang w:val="es-ES_tradnl"/>
              </w:rPr>
              <w:t>2</w:t>
            </w:r>
          </w:p>
        </w:tc>
        <w:tc>
          <w:tcPr>
            <w:tcW w:w="5185" w:type="dxa"/>
            <w:vAlign w:val="center"/>
          </w:tcPr>
          <w:p w14:paraId="134191AC" w14:textId="3EE9BEC4" w:rsidR="000360EB" w:rsidRPr="003509FD" w:rsidRDefault="00EF39BA" w:rsidP="00BC5ACE">
            <w:pPr>
              <w:jc w:val="both"/>
              <w:rPr>
                <w:lang w:val="es-ES_tradnl"/>
              </w:rPr>
            </w:pPr>
            <w:r w:rsidRPr="003509FD">
              <w:rPr>
                <w:lang w:val="es-ES_tradnl"/>
              </w:rPr>
              <w:t>Modifica definiciones</w:t>
            </w:r>
          </w:p>
        </w:tc>
        <w:tc>
          <w:tcPr>
            <w:tcW w:w="1320" w:type="dxa"/>
            <w:vAlign w:val="center"/>
          </w:tcPr>
          <w:p w14:paraId="557E2A55" w14:textId="3E97713E" w:rsidR="000360EB" w:rsidRPr="003509FD" w:rsidRDefault="005652F3" w:rsidP="00BC5ACE">
            <w:pPr>
              <w:jc w:val="center"/>
              <w:rPr>
                <w:lang w:val="es-ES_tradnl"/>
              </w:rPr>
            </w:pPr>
            <w:r w:rsidRPr="003509FD">
              <w:rPr>
                <w:lang w:val="es-ES_tradnl"/>
              </w:rPr>
              <w:t>29/10/2024</w:t>
            </w:r>
          </w:p>
        </w:tc>
      </w:tr>
      <w:tr w:rsidR="00FF1472" w:rsidRPr="003509FD" w14:paraId="50AC0D62" w14:textId="77777777" w:rsidTr="510A910A">
        <w:trPr>
          <w:jc w:val="center"/>
        </w:trPr>
        <w:tc>
          <w:tcPr>
            <w:tcW w:w="914" w:type="dxa"/>
            <w:vAlign w:val="center"/>
          </w:tcPr>
          <w:p w14:paraId="7E555FDC" w14:textId="18F02890" w:rsidR="00FF1472" w:rsidRPr="003509FD" w:rsidRDefault="00FF1472" w:rsidP="00BC5ACE">
            <w:pPr>
              <w:jc w:val="center"/>
              <w:rPr>
                <w:lang w:val="es-ES_tradnl"/>
              </w:rPr>
            </w:pPr>
            <w:r w:rsidRPr="003509FD">
              <w:rPr>
                <w:lang w:val="es-ES_tradnl"/>
              </w:rPr>
              <w:t>10</w:t>
            </w:r>
          </w:p>
        </w:tc>
        <w:tc>
          <w:tcPr>
            <w:tcW w:w="1349" w:type="dxa"/>
            <w:vAlign w:val="center"/>
          </w:tcPr>
          <w:p w14:paraId="2C4B84CB" w14:textId="09B7EF9D" w:rsidR="00FF1472" w:rsidRPr="003509FD" w:rsidRDefault="00071C15" w:rsidP="00824060">
            <w:pPr>
              <w:jc w:val="center"/>
              <w:rPr>
                <w:lang w:val="es-ES_tradnl"/>
              </w:rPr>
            </w:pPr>
            <w:r w:rsidRPr="003509FD">
              <w:rPr>
                <w:lang w:val="es-ES_tradnl"/>
              </w:rPr>
              <w:t>11</w:t>
            </w:r>
          </w:p>
        </w:tc>
        <w:tc>
          <w:tcPr>
            <w:tcW w:w="5185" w:type="dxa"/>
            <w:vAlign w:val="center"/>
          </w:tcPr>
          <w:p w14:paraId="68321B9D" w14:textId="51A9D740" w:rsidR="00FF1472" w:rsidRPr="003509FD" w:rsidRDefault="00071C15" w:rsidP="00BC5ACE">
            <w:pPr>
              <w:jc w:val="both"/>
              <w:rPr>
                <w:lang w:val="es-ES_tradnl"/>
              </w:rPr>
            </w:pPr>
            <w:r w:rsidRPr="003509FD">
              <w:rPr>
                <w:lang w:val="es-ES_tradnl"/>
              </w:rPr>
              <w:t>Se modifican los indicadores del proceso</w:t>
            </w:r>
          </w:p>
        </w:tc>
        <w:tc>
          <w:tcPr>
            <w:tcW w:w="1320" w:type="dxa"/>
            <w:vAlign w:val="center"/>
          </w:tcPr>
          <w:p w14:paraId="655A34E4" w14:textId="4501782B" w:rsidR="00FF1472" w:rsidRPr="003509FD" w:rsidRDefault="005652F3" w:rsidP="00BC5ACE">
            <w:pPr>
              <w:jc w:val="center"/>
              <w:rPr>
                <w:lang w:val="es-ES_tradnl"/>
              </w:rPr>
            </w:pPr>
            <w:r w:rsidRPr="003509FD">
              <w:rPr>
                <w:lang w:val="es-ES_tradnl"/>
              </w:rPr>
              <w:t>29/10/2024</w:t>
            </w:r>
          </w:p>
        </w:tc>
      </w:tr>
      <w:tr w:rsidR="00071C15" w:rsidRPr="003509FD" w14:paraId="645D7980" w14:textId="77777777" w:rsidTr="510A910A">
        <w:trPr>
          <w:jc w:val="center"/>
        </w:trPr>
        <w:tc>
          <w:tcPr>
            <w:tcW w:w="914" w:type="dxa"/>
            <w:vAlign w:val="center"/>
          </w:tcPr>
          <w:p w14:paraId="4BAF4835" w14:textId="51297BCC" w:rsidR="00071C15" w:rsidRPr="003509FD" w:rsidRDefault="00071C15" w:rsidP="00BC5ACE">
            <w:pPr>
              <w:jc w:val="center"/>
              <w:rPr>
                <w:lang w:val="es-ES_tradnl"/>
              </w:rPr>
            </w:pPr>
            <w:r w:rsidRPr="003509FD">
              <w:rPr>
                <w:lang w:val="es-ES_tradnl"/>
              </w:rPr>
              <w:t>10</w:t>
            </w:r>
          </w:p>
        </w:tc>
        <w:tc>
          <w:tcPr>
            <w:tcW w:w="1349" w:type="dxa"/>
            <w:vAlign w:val="center"/>
          </w:tcPr>
          <w:p w14:paraId="1E720441" w14:textId="63BAE46E" w:rsidR="00071C15" w:rsidRPr="003509FD" w:rsidRDefault="002B7163" w:rsidP="00824060">
            <w:pPr>
              <w:jc w:val="center"/>
              <w:rPr>
                <w:lang w:val="es-ES_tradnl"/>
              </w:rPr>
            </w:pPr>
            <w:r w:rsidRPr="003509FD">
              <w:rPr>
                <w:lang w:val="es-ES_tradnl"/>
              </w:rPr>
              <w:t>14 y 15</w:t>
            </w:r>
          </w:p>
        </w:tc>
        <w:tc>
          <w:tcPr>
            <w:tcW w:w="5185" w:type="dxa"/>
            <w:vAlign w:val="center"/>
          </w:tcPr>
          <w:p w14:paraId="1719F3C7" w14:textId="1FF84C0E" w:rsidR="00071C15" w:rsidRPr="003509FD" w:rsidRDefault="002A01D1" w:rsidP="00BC5ACE">
            <w:pPr>
              <w:jc w:val="both"/>
              <w:rPr>
                <w:lang w:val="es-ES_tradnl"/>
              </w:rPr>
            </w:pPr>
            <w:r w:rsidRPr="003509FD">
              <w:rPr>
                <w:lang w:val="es-ES_tradnl"/>
              </w:rPr>
              <w:t xml:space="preserve">Se añade el Reglamento de Higiene y Seguridad </w:t>
            </w:r>
            <w:r w:rsidR="00D148CC" w:rsidRPr="003509FD">
              <w:rPr>
                <w:lang w:val="es-ES_tradnl"/>
              </w:rPr>
              <w:t>a ambas cartas de bienvenida.</w:t>
            </w:r>
          </w:p>
        </w:tc>
        <w:tc>
          <w:tcPr>
            <w:tcW w:w="1320" w:type="dxa"/>
            <w:vAlign w:val="center"/>
          </w:tcPr>
          <w:p w14:paraId="59A9DBAE" w14:textId="09E26CF8" w:rsidR="00071C15" w:rsidRPr="003509FD" w:rsidRDefault="005652F3" w:rsidP="00BC5ACE">
            <w:pPr>
              <w:jc w:val="center"/>
              <w:rPr>
                <w:lang w:val="es-ES_tradnl"/>
              </w:rPr>
            </w:pPr>
            <w:r w:rsidRPr="003509FD">
              <w:rPr>
                <w:lang w:val="es-ES_tradnl"/>
              </w:rPr>
              <w:t>29/10/2024</w:t>
            </w:r>
          </w:p>
        </w:tc>
      </w:tr>
      <w:tr w:rsidR="00BE5837" w:rsidRPr="003509FD" w14:paraId="4852C8AD" w14:textId="77777777" w:rsidTr="510A910A">
        <w:trPr>
          <w:jc w:val="center"/>
        </w:trPr>
        <w:tc>
          <w:tcPr>
            <w:tcW w:w="914" w:type="dxa"/>
            <w:vAlign w:val="center"/>
          </w:tcPr>
          <w:p w14:paraId="15D954B6" w14:textId="56DDF7E7" w:rsidR="00BE5837" w:rsidRPr="003509FD" w:rsidRDefault="00BE5837" w:rsidP="00BC5ACE">
            <w:pPr>
              <w:jc w:val="center"/>
              <w:rPr>
                <w:lang w:val="es-ES_tradnl"/>
              </w:rPr>
            </w:pPr>
            <w:r w:rsidRPr="003509FD">
              <w:rPr>
                <w:lang w:val="es-ES_tradnl"/>
              </w:rPr>
              <w:t>10</w:t>
            </w:r>
          </w:p>
        </w:tc>
        <w:tc>
          <w:tcPr>
            <w:tcW w:w="1349" w:type="dxa"/>
            <w:vAlign w:val="center"/>
          </w:tcPr>
          <w:p w14:paraId="4D937B0B" w14:textId="017E2EA9" w:rsidR="00BE5837" w:rsidRPr="003509FD" w:rsidRDefault="00BE5837" w:rsidP="00824060">
            <w:pPr>
              <w:jc w:val="center"/>
              <w:rPr>
                <w:lang w:val="es-ES_tradnl"/>
              </w:rPr>
            </w:pPr>
            <w:r w:rsidRPr="003509FD">
              <w:rPr>
                <w:lang w:val="es-ES_tradnl"/>
              </w:rPr>
              <w:t>21 y 22</w:t>
            </w:r>
            <w:r w:rsidR="00D950FF" w:rsidRPr="003509FD">
              <w:rPr>
                <w:lang w:val="es-ES_tradnl"/>
              </w:rPr>
              <w:t xml:space="preserve"> </w:t>
            </w:r>
          </w:p>
        </w:tc>
        <w:tc>
          <w:tcPr>
            <w:tcW w:w="5185" w:type="dxa"/>
            <w:vAlign w:val="center"/>
          </w:tcPr>
          <w:p w14:paraId="2DE4464A" w14:textId="3DFDC595" w:rsidR="00BE5837" w:rsidRPr="003509FD" w:rsidRDefault="00D950FF" w:rsidP="00BC5ACE">
            <w:pPr>
              <w:jc w:val="both"/>
              <w:rPr>
                <w:lang w:val="es-ES_tradnl"/>
              </w:rPr>
            </w:pPr>
            <w:r w:rsidRPr="003509FD">
              <w:rPr>
                <w:lang w:val="es-ES_tradnl"/>
              </w:rPr>
              <w:t>Se incorporan flujogramas de</w:t>
            </w:r>
            <w:r w:rsidR="005652F3" w:rsidRPr="003509FD">
              <w:rPr>
                <w:lang w:val="es-ES_tradnl"/>
              </w:rPr>
              <w:t>l proceso en Nivel Central y Direcciones Regionales</w:t>
            </w:r>
          </w:p>
        </w:tc>
        <w:tc>
          <w:tcPr>
            <w:tcW w:w="1320" w:type="dxa"/>
            <w:vAlign w:val="center"/>
          </w:tcPr>
          <w:p w14:paraId="296950F0" w14:textId="6F26BAFB" w:rsidR="00BE5837" w:rsidRPr="003509FD" w:rsidRDefault="005652F3" w:rsidP="00BC5ACE">
            <w:pPr>
              <w:jc w:val="center"/>
              <w:rPr>
                <w:lang w:val="es-ES_tradnl"/>
              </w:rPr>
            </w:pPr>
            <w:r w:rsidRPr="003509FD">
              <w:rPr>
                <w:lang w:val="es-ES_tradnl"/>
              </w:rPr>
              <w:t>29/10/2024</w:t>
            </w:r>
          </w:p>
        </w:tc>
      </w:tr>
      <w:tr w:rsidR="00917968" w:rsidRPr="003509FD" w14:paraId="1C001BCE" w14:textId="77777777" w:rsidTr="510A910A">
        <w:trPr>
          <w:jc w:val="center"/>
        </w:trPr>
        <w:tc>
          <w:tcPr>
            <w:tcW w:w="914" w:type="dxa"/>
            <w:vAlign w:val="center"/>
          </w:tcPr>
          <w:p w14:paraId="22575398" w14:textId="25FEF2D9" w:rsidR="00917968" w:rsidRPr="003509FD" w:rsidRDefault="00917968" w:rsidP="00BC5ACE">
            <w:pPr>
              <w:jc w:val="center"/>
              <w:rPr>
                <w:lang w:val="es-ES_tradnl"/>
              </w:rPr>
            </w:pPr>
            <w:r w:rsidRPr="003509FD">
              <w:rPr>
                <w:lang w:val="es-ES_tradnl"/>
              </w:rPr>
              <w:t>11</w:t>
            </w:r>
          </w:p>
        </w:tc>
        <w:tc>
          <w:tcPr>
            <w:tcW w:w="1349" w:type="dxa"/>
            <w:vAlign w:val="center"/>
          </w:tcPr>
          <w:p w14:paraId="0B2EAA77" w14:textId="60674090" w:rsidR="00917968" w:rsidRPr="003509FD" w:rsidRDefault="00917968" w:rsidP="00824060">
            <w:pPr>
              <w:jc w:val="center"/>
              <w:rPr>
                <w:lang w:val="es-ES_tradnl"/>
              </w:rPr>
            </w:pPr>
            <w:r w:rsidRPr="003509FD">
              <w:rPr>
                <w:lang w:val="es-ES_tradnl"/>
              </w:rPr>
              <w:t>Todas</w:t>
            </w:r>
          </w:p>
        </w:tc>
        <w:tc>
          <w:tcPr>
            <w:tcW w:w="5185" w:type="dxa"/>
            <w:vAlign w:val="center"/>
          </w:tcPr>
          <w:p w14:paraId="184E4C35" w14:textId="331E61CE" w:rsidR="00917968" w:rsidRPr="003509FD" w:rsidRDefault="00917968" w:rsidP="00BC5ACE">
            <w:pPr>
              <w:jc w:val="both"/>
              <w:rPr>
                <w:lang w:val="es-ES_tradnl"/>
              </w:rPr>
            </w:pPr>
          </w:p>
        </w:tc>
        <w:tc>
          <w:tcPr>
            <w:tcW w:w="1320" w:type="dxa"/>
            <w:vAlign w:val="center"/>
          </w:tcPr>
          <w:p w14:paraId="0ECE50D8" w14:textId="5331054F" w:rsidR="00917968" w:rsidRPr="003509FD" w:rsidRDefault="00917968" w:rsidP="00BC5ACE">
            <w:pPr>
              <w:jc w:val="center"/>
              <w:rPr>
                <w:lang w:val="es-ES_tradnl"/>
              </w:rPr>
            </w:pPr>
            <w:r w:rsidRPr="003509FD">
              <w:rPr>
                <w:lang w:val="es-ES_tradnl"/>
              </w:rPr>
              <w:t>2025</w:t>
            </w:r>
          </w:p>
        </w:tc>
      </w:tr>
      <w:bookmarkEnd w:id="42"/>
    </w:tbl>
    <w:p w14:paraId="3ED88BD2" w14:textId="77777777" w:rsidR="005652F3" w:rsidRDefault="005652F3" w:rsidP="00D16C9D">
      <w:pPr>
        <w:rPr>
          <w:b/>
          <w:bCs/>
        </w:rPr>
      </w:pPr>
    </w:p>
    <w:p w14:paraId="791E5A9D" w14:textId="77777777" w:rsidR="005652F3" w:rsidRDefault="005652F3">
      <w:pPr>
        <w:rPr>
          <w:b/>
          <w:bCs/>
        </w:rPr>
      </w:pPr>
      <w:r>
        <w:rPr>
          <w:b/>
          <w:bCs/>
        </w:rPr>
        <w:br w:type="page"/>
      </w:r>
    </w:p>
    <w:p w14:paraId="3C015AB3" w14:textId="031292EF" w:rsidR="00B5084E" w:rsidRPr="00D16C9D" w:rsidRDefault="00B5084E" w:rsidP="008C4C14">
      <w:pPr>
        <w:pStyle w:val="Prrafodelista"/>
        <w:numPr>
          <w:ilvl w:val="0"/>
          <w:numId w:val="28"/>
        </w:numPr>
        <w:rPr>
          <w:b/>
          <w:bCs/>
        </w:rPr>
      </w:pPr>
      <w:r w:rsidRPr="2AB30C22">
        <w:rPr>
          <w:b/>
          <w:bCs/>
        </w:rPr>
        <w:lastRenderedPageBreak/>
        <w:t>ANEXOS</w:t>
      </w:r>
    </w:p>
    <w:p w14:paraId="09E7C3F7" w14:textId="664B258C" w:rsidR="00B5084E" w:rsidRDefault="00B5084E" w:rsidP="002F1C9C">
      <w:pPr>
        <w:jc w:val="both"/>
        <w:rPr>
          <w:b/>
          <w:bCs/>
        </w:rPr>
      </w:pPr>
      <w:r>
        <w:rPr>
          <w:b/>
          <w:bCs/>
        </w:rPr>
        <w:t>ANEXO 1 – Carta de Bienvenida</w:t>
      </w:r>
    </w:p>
    <w:tbl>
      <w:tblPr>
        <w:tblStyle w:val="Tablaconcuadrcula"/>
        <w:tblW w:w="0" w:type="auto"/>
        <w:jc w:val="center"/>
        <w:tblLook w:val="04A0" w:firstRow="1" w:lastRow="0" w:firstColumn="1" w:lastColumn="0" w:noHBand="0" w:noVBand="1"/>
      </w:tblPr>
      <w:tblGrid>
        <w:gridCol w:w="8838"/>
      </w:tblGrid>
      <w:tr w:rsidR="00B5084E" w14:paraId="529A1F15" w14:textId="77777777" w:rsidTr="2AB30C22">
        <w:trPr>
          <w:jc w:val="center"/>
        </w:trPr>
        <w:tc>
          <w:tcPr>
            <w:tcW w:w="8828" w:type="dxa"/>
          </w:tcPr>
          <w:tbl>
            <w:tblPr>
              <w:tblStyle w:val="Tablaconcuadrcula"/>
              <w:tblW w:w="8760" w:type="dxa"/>
              <w:tblLook w:val="04A0" w:firstRow="1" w:lastRow="0" w:firstColumn="1" w:lastColumn="0" w:noHBand="0" w:noVBand="1"/>
            </w:tblPr>
            <w:tblGrid>
              <w:gridCol w:w="8622"/>
            </w:tblGrid>
            <w:tr w:rsidR="009A6765" w14:paraId="2DFE60A2" w14:textId="77777777" w:rsidTr="2AB30C22">
              <w:trPr>
                <w:trHeight w:val="2130"/>
              </w:trPr>
              <w:tc>
                <w:tcPr>
                  <w:tcW w:w="8760" w:type="dxa"/>
                  <w:vAlign w:val="center"/>
                </w:tcPr>
                <w:p w14:paraId="029F2295" w14:textId="4ACB9833" w:rsidR="009A6765" w:rsidRDefault="00CB18DE" w:rsidP="009A6765">
                  <w:pPr>
                    <w:jc w:val="center"/>
                  </w:pPr>
                  <w:bookmarkStart w:id="43" w:name="_Hlk111104869"/>
                  <w:r>
                    <w:rPr>
                      <w:noProof/>
                    </w:rPr>
                    <w:drawing>
                      <wp:anchor distT="0" distB="0" distL="114300" distR="114300" simplePos="0" relativeHeight="251658244" behindDoc="0" locked="0" layoutInCell="1" allowOverlap="1" wp14:anchorId="7F9ACBB8" wp14:editId="60F40873">
                        <wp:simplePos x="0" y="0"/>
                        <wp:positionH relativeFrom="column">
                          <wp:posOffset>-43815</wp:posOffset>
                        </wp:positionH>
                        <wp:positionV relativeFrom="paragraph">
                          <wp:posOffset>-1188720</wp:posOffset>
                        </wp:positionV>
                        <wp:extent cx="5431155" cy="1120775"/>
                        <wp:effectExtent l="0" t="0" r="0" b="3175"/>
                        <wp:wrapThrough wrapText="bothSides">
                          <wp:wrapPolygon edited="0">
                            <wp:start x="0" y="0"/>
                            <wp:lineTo x="0" y="21294"/>
                            <wp:lineTo x="21517" y="21294"/>
                            <wp:lineTo x="21517" y="0"/>
                            <wp:lineTo x="0" y="0"/>
                          </wp:wrapPolygon>
                        </wp:wrapThrough>
                        <wp:docPr id="677330017" name="Imagen 1"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descr="Texto&#10;&#10;Descripción generada automáticamente con confianza media"/>
                                <pic:cNvPicPr>
                                  <a:picLocks noChangeAspect="1" noChangeArrowheads="1"/>
                                </pic:cNvPicPr>
                              </pic:nvPicPr>
                              <pic:blipFill>
                                <a:blip r:embed="rId29" r:link="rId30">
                                  <a:extLst>
                                    <a:ext uri="{28A0092B-C50C-407E-A947-70E740481C1C}">
                                      <a14:useLocalDpi xmlns:a14="http://schemas.microsoft.com/office/drawing/2010/main" val="0"/>
                                    </a:ext>
                                  </a:extLst>
                                </a:blip>
                                <a:srcRect/>
                                <a:stretch>
                                  <a:fillRect/>
                                </a:stretch>
                              </pic:blipFill>
                              <pic:spPr bwMode="auto">
                                <a:xfrm>
                                  <a:off x="0" y="0"/>
                                  <a:ext cx="5431155" cy="112077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9A6765" w14:paraId="71225EBF" w14:textId="77777777" w:rsidTr="2AB30C22">
              <w:tc>
                <w:tcPr>
                  <w:tcW w:w="8760" w:type="dxa"/>
                </w:tcPr>
                <w:p w14:paraId="12CDEAAB" w14:textId="476AEE01" w:rsidR="009A6765" w:rsidRPr="009A6765" w:rsidRDefault="009A6765" w:rsidP="2AB30C22">
                  <w:pPr>
                    <w:jc w:val="center"/>
                    <w:rPr>
                      <w:lang w:eastAsia="es-ES"/>
                    </w:rPr>
                  </w:pPr>
                  <w:r w:rsidRPr="2AB30C22">
                    <w:rPr>
                      <w:lang w:eastAsia="es-ES"/>
                    </w:rPr>
                    <w:t>¡</w:t>
                  </w:r>
                  <w:r w:rsidR="3631396C" w:rsidRPr="2AB30C22">
                    <w:rPr>
                      <w:lang w:eastAsia="es-ES"/>
                    </w:rPr>
                    <w:t xml:space="preserve">Bienvenido/a                 </w:t>
                  </w:r>
                  <w:proofErr w:type="gramStart"/>
                  <w:r w:rsidR="3631396C" w:rsidRPr="2AB30C22">
                    <w:rPr>
                      <w:lang w:eastAsia="es-ES"/>
                    </w:rPr>
                    <w:t xml:space="preserve">  </w:t>
                  </w:r>
                  <w:r w:rsidRPr="2AB30C22">
                    <w:rPr>
                      <w:lang w:eastAsia="es-ES"/>
                    </w:rPr>
                    <w:t>!</w:t>
                  </w:r>
                  <w:proofErr w:type="gramEnd"/>
                </w:p>
                <w:p w14:paraId="3A0FD325" w14:textId="60A9C4F4" w:rsidR="009A6765" w:rsidRPr="009A6765" w:rsidRDefault="197B4167" w:rsidP="2AB30C22">
                  <w:pPr>
                    <w:jc w:val="center"/>
                    <w:rPr>
                      <w:rFonts w:ascii="Calibri" w:eastAsia="Calibri" w:hAnsi="Calibri" w:cs="Calibri"/>
                    </w:rPr>
                  </w:pPr>
                  <w:r w:rsidRPr="2AB30C22">
                    <w:rPr>
                      <w:rFonts w:ascii="Calibri" w:eastAsia="Calibri" w:hAnsi="Calibri" w:cs="Calibri"/>
                    </w:rPr>
                    <w:t>¡Felicitaciones por tu incorporación al FOSIS!</w:t>
                  </w:r>
                </w:p>
                <w:p w14:paraId="00B05500" w14:textId="2F4475CA" w:rsidR="009A6765" w:rsidRPr="009A6765" w:rsidRDefault="009A6765" w:rsidP="2AB30C22">
                  <w:pPr>
                    <w:jc w:val="both"/>
                    <w:rPr>
                      <w:lang w:eastAsia="es-ES"/>
                    </w:rPr>
                  </w:pPr>
                </w:p>
                <w:p w14:paraId="0257ACC2" w14:textId="1E4BB6C0" w:rsidR="197B4167" w:rsidRDefault="197B4167" w:rsidP="2AB30C22">
                  <w:pPr>
                    <w:jc w:val="both"/>
                    <w:rPr>
                      <w:rFonts w:ascii="Calibri" w:eastAsia="Calibri" w:hAnsi="Calibri" w:cs="Calibri"/>
                    </w:rPr>
                  </w:pPr>
                  <w:r w:rsidRPr="2AB30C22">
                    <w:rPr>
                      <w:rFonts w:ascii="Calibri" w:eastAsia="Calibri" w:hAnsi="Calibri" w:cs="Calibri"/>
                    </w:rPr>
                    <w:t xml:space="preserve">Estamos muy felices de que formes parte de este equipo y confiamos en que este será un camino enriquecedor en el que juntos trabajaremos por la superación de la pobreza. Desde ya cuentas con todo nuestro apoyo para orientarte y acompañarte en este proceso. </w:t>
                  </w:r>
                </w:p>
                <w:p w14:paraId="06F1CB38" w14:textId="7E20791E" w:rsidR="197B4167" w:rsidRDefault="197B4167" w:rsidP="2AB30C22">
                  <w:pPr>
                    <w:jc w:val="both"/>
                    <w:rPr>
                      <w:rFonts w:ascii="Calibri" w:eastAsia="Calibri" w:hAnsi="Calibri" w:cs="Calibri"/>
                    </w:rPr>
                  </w:pPr>
                  <w:r w:rsidRPr="2AB30C22">
                    <w:rPr>
                      <w:rFonts w:ascii="Calibri" w:eastAsia="Calibri" w:hAnsi="Calibri" w:cs="Calibri"/>
                    </w:rPr>
                    <w:t xml:space="preserve"> </w:t>
                  </w:r>
                </w:p>
                <w:p w14:paraId="44250A37" w14:textId="43859490" w:rsidR="197B4167" w:rsidRDefault="197B4167" w:rsidP="2AB30C22">
                  <w:pPr>
                    <w:jc w:val="both"/>
                    <w:rPr>
                      <w:rFonts w:ascii="Calibri" w:eastAsia="Calibri" w:hAnsi="Calibri" w:cs="Calibri"/>
                    </w:rPr>
                  </w:pPr>
                  <w:r w:rsidRPr="2AB30C22">
                    <w:rPr>
                      <w:rFonts w:ascii="Calibri" w:eastAsia="Calibri" w:hAnsi="Calibri" w:cs="Calibri"/>
                    </w:rPr>
                    <w:t xml:space="preserve">Para facilitar tu integración, deberás completar el </w:t>
                  </w:r>
                  <w:r w:rsidRPr="2AB30C22">
                    <w:rPr>
                      <w:rFonts w:ascii="Calibri" w:eastAsia="Calibri" w:hAnsi="Calibri" w:cs="Calibri"/>
                      <w:b/>
                      <w:bCs/>
                    </w:rPr>
                    <w:t>proceso de Inducción institucional</w:t>
                  </w:r>
                  <w:r w:rsidRPr="2AB30C22">
                    <w:rPr>
                      <w:rFonts w:ascii="Calibri" w:eastAsia="Calibri" w:hAnsi="Calibri" w:cs="Calibri"/>
                    </w:rPr>
                    <w:t xml:space="preserve">, el cual te permitirá conocer nuestra organización, sus lineamientos y su cultura de trabajo. Este proceso incluye: </w:t>
                  </w:r>
                </w:p>
                <w:p w14:paraId="582397FF" w14:textId="1A292A56" w:rsidR="197B4167" w:rsidRDefault="197B4167" w:rsidP="2AB30C22">
                  <w:pPr>
                    <w:jc w:val="both"/>
                    <w:rPr>
                      <w:rFonts w:ascii="Calibri" w:eastAsia="Calibri" w:hAnsi="Calibri" w:cs="Calibri"/>
                    </w:rPr>
                  </w:pPr>
                  <w:r w:rsidRPr="2AB30C22">
                    <w:rPr>
                      <w:rFonts w:ascii="Calibri" w:eastAsia="Calibri" w:hAnsi="Calibri" w:cs="Calibri"/>
                    </w:rPr>
                    <w:t xml:space="preserve"> </w:t>
                  </w:r>
                </w:p>
                <w:p w14:paraId="034EC8EB" w14:textId="091C7584" w:rsidR="197B4167" w:rsidRDefault="197B4167" w:rsidP="000C1B70">
                  <w:pPr>
                    <w:pStyle w:val="Prrafodelista"/>
                    <w:numPr>
                      <w:ilvl w:val="0"/>
                      <w:numId w:val="21"/>
                    </w:numPr>
                    <w:jc w:val="both"/>
                    <w:rPr>
                      <w:rFonts w:ascii="Calibri" w:eastAsia="Calibri" w:hAnsi="Calibri" w:cs="Calibri"/>
                    </w:rPr>
                  </w:pPr>
                  <w:r w:rsidRPr="2AB30C22">
                    <w:rPr>
                      <w:rFonts w:ascii="Calibri" w:eastAsia="Calibri" w:hAnsi="Calibri" w:cs="Calibri"/>
                    </w:rPr>
                    <w:t xml:space="preserve">Una formación general en </w:t>
                  </w:r>
                  <w:r w:rsidRPr="2AB30C22">
                    <w:rPr>
                      <w:rFonts w:ascii="Calibri" w:eastAsia="Calibri" w:hAnsi="Calibri" w:cs="Calibri"/>
                      <w:b/>
                      <w:bCs/>
                    </w:rPr>
                    <w:t>Aula FOSIS</w:t>
                  </w:r>
                  <w:r w:rsidRPr="2AB30C22">
                    <w:rPr>
                      <w:rFonts w:ascii="Calibri" w:eastAsia="Calibri" w:hAnsi="Calibri" w:cs="Calibri"/>
                    </w:rPr>
                    <w:t xml:space="preserve">, </w:t>
                  </w:r>
                </w:p>
                <w:p w14:paraId="50A2CC03" w14:textId="27BF172F" w:rsidR="197B4167" w:rsidRDefault="197B4167" w:rsidP="000C1B70">
                  <w:pPr>
                    <w:pStyle w:val="Prrafodelista"/>
                    <w:numPr>
                      <w:ilvl w:val="0"/>
                      <w:numId w:val="20"/>
                    </w:numPr>
                    <w:jc w:val="both"/>
                    <w:rPr>
                      <w:rFonts w:ascii="Calibri" w:eastAsia="Calibri" w:hAnsi="Calibri" w:cs="Calibri"/>
                    </w:rPr>
                  </w:pPr>
                  <w:r w:rsidRPr="2AB30C22">
                    <w:rPr>
                      <w:rFonts w:ascii="Calibri" w:eastAsia="Calibri" w:hAnsi="Calibri" w:cs="Calibri"/>
                    </w:rPr>
                    <w:t xml:space="preserve">Una charla de </w:t>
                  </w:r>
                  <w:r w:rsidRPr="2AB30C22">
                    <w:rPr>
                      <w:rFonts w:ascii="Calibri" w:eastAsia="Calibri" w:hAnsi="Calibri" w:cs="Calibri"/>
                      <w:b/>
                      <w:bCs/>
                    </w:rPr>
                    <w:t>Obligación de Informar</w:t>
                  </w:r>
                  <w:r w:rsidRPr="2AB30C22">
                    <w:rPr>
                      <w:rFonts w:ascii="Calibri" w:eastAsia="Calibri" w:hAnsi="Calibri" w:cs="Calibri"/>
                    </w:rPr>
                    <w:t xml:space="preserve">, </w:t>
                  </w:r>
                </w:p>
                <w:p w14:paraId="71BE1C53" w14:textId="34AC1D83" w:rsidR="197B4167" w:rsidRDefault="197B4167" w:rsidP="000C1B70">
                  <w:pPr>
                    <w:pStyle w:val="Prrafodelista"/>
                    <w:numPr>
                      <w:ilvl w:val="0"/>
                      <w:numId w:val="19"/>
                    </w:numPr>
                    <w:jc w:val="both"/>
                    <w:rPr>
                      <w:rFonts w:ascii="Calibri" w:eastAsia="Calibri" w:hAnsi="Calibri" w:cs="Calibri"/>
                    </w:rPr>
                  </w:pPr>
                  <w:r w:rsidRPr="2AB30C22">
                    <w:rPr>
                      <w:rFonts w:ascii="Calibri" w:eastAsia="Calibri" w:hAnsi="Calibri" w:cs="Calibri"/>
                    </w:rPr>
                    <w:t xml:space="preserve">Una charla de </w:t>
                  </w:r>
                  <w:r w:rsidRPr="2AB30C22">
                    <w:rPr>
                      <w:rFonts w:ascii="Calibri" w:eastAsia="Calibri" w:hAnsi="Calibri" w:cs="Calibri"/>
                      <w:b/>
                      <w:bCs/>
                    </w:rPr>
                    <w:t>Seguridad de la Información</w:t>
                  </w:r>
                  <w:r w:rsidRPr="2AB30C22">
                    <w:rPr>
                      <w:rFonts w:ascii="Calibri" w:eastAsia="Calibri" w:hAnsi="Calibri" w:cs="Calibri"/>
                    </w:rPr>
                    <w:t xml:space="preserve">. </w:t>
                  </w:r>
                </w:p>
                <w:p w14:paraId="54577E9B" w14:textId="2CE2AFDB" w:rsidR="197B4167" w:rsidRDefault="197B4167" w:rsidP="2AB30C22">
                  <w:pPr>
                    <w:jc w:val="both"/>
                    <w:rPr>
                      <w:rFonts w:ascii="Calibri" w:eastAsia="Calibri" w:hAnsi="Calibri" w:cs="Calibri"/>
                    </w:rPr>
                  </w:pPr>
                  <w:r w:rsidRPr="2AB30C22">
                    <w:rPr>
                      <w:rFonts w:ascii="Calibri" w:eastAsia="Calibri" w:hAnsi="Calibri" w:cs="Calibri"/>
                    </w:rPr>
                    <w:t xml:space="preserve"> </w:t>
                  </w:r>
                </w:p>
                <w:p w14:paraId="4D54A9D3" w14:textId="1E4D2C23" w:rsidR="197B4167" w:rsidRDefault="197B4167" w:rsidP="2AB30C22">
                  <w:pPr>
                    <w:jc w:val="both"/>
                    <w:rPr>
                      <w:rFonts w:ascii="Calibri" w:eastAsia="Calibri" w:hAnsi="Calibri" w:cs="Calibri"/>
                    </w:rPr>
                  </w:pPr>
                  <w:r w:rsidRPr="2AB30C22">
                    <w:rPr>
                      <w:rFonts w:ascii="Calibri" w:eastAsia="Calibri" w:hAnsi="Calibri" w:cs="Calibri"/>
                    </w:rPr>
                    <w:t xml:space="preserve">En breve nos pondremos en contacto contigo para coordinar estas etapas y resolver tus dudas. </w:t>
                  </w:r>
                </w:p>
                <w:p w14:paraId="58AA51EB" w14:textId="44D4DAA0" w:rsidR="197B4167" w:rsidRDefault="197B4167" w:rsidP="2AB30C22">
                  <w:pPr>
                    <w:jc w:val="both"/>
                    <w:rPr>
                      <w:rFonts w:ascii="Calibri" w:eastAsia="Calibri" w:hAnsi="Calibri" w:cs="Calibri"/>
                    </w:rPr>
                  </w:pPr>
                  <w:r w:rsidRPr="2AB30C22">
                    <w:rPr>
                      <w:rFonts w:ascii="Calibri" w:eastAsia="Calibri" w:hAnsi="Calibri" w:cs="Calibri"/>
                    </w:rPr>
                    <w:t xml:space="preserve">Adjunto a este correo encontrarás documentos de utilidad para tu incorporación: </w:t>
                  </w:r>
                  <w:r w:rsidRPr="2AB30C22">
                    <w:rPr>
                      <w:rFonts w:ascii="Calibri" w:eastAsia="Calibri" w:hAnsi="Calibri" w:cs="Calibri"/>
                      <w:b/>
                      <w:bCs/>
                    </w:rPr>
                    <w:t>Código de Ética FOSIS, Reglamento de Higiene y Seguridad, y Glosario de Siglas FOSIS</w:t>
                  </w:r>
                  <w:r w:rsidRPr="2AB30C22">
                    <w:rPr>
                      <w:rFonts w:ascii="Calibri" w:eastAsia="Calibri" w:hAnsi="Calibri" w:cs="Calibri"/>
                    </w:rPr>
                    <w:t xml:space="preserve">. </w:t>
                  </w:r>
                </w:p>
                <w:p w14:paraId="1B9AEAAD" w14:textId="76BABE01" w:rsidR="197B4167" w:rsidRDefault="197B4167" w:rsidP="2AB30C22">
                  <w:pPr>
                    <w:jc w:val="both"/>
                    <w:rPr>
                      <w:rFonts w:ascii="Calibri" w:eastAsia="Calibri" w:hAnsi="Calibri" w:cs="Calibri"/>
                    </w:rPr>
                  </w:pPr>
                  <w:r w:rsidRPr="2AB30C22">
                    <w:rPr>
                      <w:rFonts w:ascii="Calibri" w:eastAsia="Calibri" w:hAnsi="Calibri" w:cs="Calibri"/>
                    </w:rPr>
                    <w:t xml:space="preserve"> </w:t>
                  </w:r>
                </w:p>
                <w:p w14:paraId="2D48A01F" w14:textId="24F1A941" w:rsidR="197B4167" w:rsidRDefault="197B4167" w:rsidP="2AB30C22">
                  <w:pPr>
                    <w:jc w:val="both"/>
                    <w:rPr>
                      <w:rFonts w:ascii="Calibri" w:eastAsia="Calibri" w:hAnsi="Calibri" w:cs="Calibri"/>
                    </w:rPr>
                  </w:pPr>
                  <w:r w:rsidRPr="2AB30C22">
                    <w:rPr>
                      <w:rFonts w:ascii="Calibri" w:eastAsia="Calibri" w:hAnsi="Calibri" w:cs="Calibri"/>
                    </w:rPr>
                    <w:t>Sabemos que durante estos días recibirás mucha información, por lo que estaremos atentos para apoyarte en lo que necesites.</w:t>
                  </w:r>
                </w:p>
                <w:p w14:paraId="6CB696F5" w14:textId="167285B7" w:rsidR="2AB30C22" w:rsidRDefault="2AB30C22" w:rsidP="2AB30C22">
                  <w:pPr>
                    <w:jc w:val="both"/>
                    <w:rPr>
                      <w:lang w:eastAsia="es-ES"/>
                    </w:rPr>
                  </w:pPr>
                </w:p>
                <w:p w14:paraId="7DE48050" w14:textId="77777777" w:rsidR="009A6765" w:rsidRPr="009A6765" w:rsidRDefault="009A6765" w:rsidP="2AB30C22">
                  <w:pPr>
                    <w:jc w:val="both"/>
                    <w:rPr>
                      <w:lang w:eastAsia="es-ES"/>
                    </w:rPr>
                  </w:pPr>
                </w:p>
                <w:p w14:paraId="07736625" w14:textId="1F6197BA" w:rsidR="009A6765" w:rsidRPr="00722BBC" w:rsidRDefault="4A85BAB9" w:rsidP="2AB30C22">
                  <w:pPr>
                    <w:jc w:val="center"/>
                    <w:rPr>
                      <w:lang w:eastAsia="es-ES"/>
                    </w:rPr>
                  </w:pPr>
                  <w:r>
                    <w:rPr>
                      <w:noProof/>
                    </w:rPr>
                    <w:drawing>
                      <wp:inline distT="0" distB="0" distL="0" distR="0" wp14:anchorId="5D665A8C" wp14:editId="0C3C5CBF">
                        <wp:extent cx="5334000" cy="685800"/>
                        <wp:effectExtent l="0" t="0" r="0" b="0"/>
                        <wp:docPr id="7490178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017877" name=""/>
                                <pic:cNvPicPr/>
                              </pic:nvPicPr>
                              <pic:blipFill>
                                <a:blip r:embed="rId31">
                                  <a:extLst>
                                    <a:ext uri="{28A0092B-C50C-407E-A947-70E740481C1C}">
                                      <a14:useLocalDpi xmlns:a14="http://schemas.microsoft.com/office/drawing/2010/main" val="0"/>
                                    </a:ext>
                                  </a:extLst>
                                </a:blip>
                                <a:stretch>
                                  <a:fillRect/>
                                </a:stretch>
                              </pic:blipFill>
                              <pic:spPr>
                                <a:xfrm>
                                  <a:off x="0" y="0"/>
                                  <a:ext cx="5334000" cy="685800"/>
                                </a:xfrm>
                                <a:prstGeom prst="rect">
                                  <a:avLst/>
                                </a:prstGeom>
                              </pic:spPr>
                            </pic:pic>
                          </a:graphicData>
                        </a:graphic>
                      </wp:inline>
                    </w:drawing>
                  </w:r>
                  <w:r w:rsidR="6AFE73B6" w:rsidRPr="2AB30C22">
                    <w:rPr>
                      <w:lang w:eastAsia="es-ES"/>
                    </w:rPr>
                    <w:t>Equipo FOSIS.</w:t>
                  </w:r>
                </w:p>
              </w:tc>
            </w:tr>
            <w:tr w:rsidR="00722BBC" w14:paraId="6F69E835" w14:textId="77777777" w:rsidTr="2AB30C22">
              <w:tc>
                <w:tcPr>
                  <w:tcW w:w="8760" w:type="dxa"/>
                </w:tcPr>
                <w:p w14:paraId="5819C365" w14:textId="77777777" w:rsidR="00722BBC" w:rsidRPr="009A6765" w:rsidRDefault="00722BBC" w:rsidP="009A6765">
                  <w:pPr>
                    <w:jc w:val="both"/>
                    <w:rPr>
                      <w:rFonts w:cstheme="minorHAnsi"/>
                      <w:lang w:eastAsia="es-ES"/>
                    </w:rPr>
                  </w:pPr>
                </w:p>
              </w:tc>
            </w:tr>
            <w:bookmarkEnd w:id="43"/>
          </w:tbl>
          <w:p w14:paraId="6CDF6E5F" w14:textId="77777777" w:rsidR="00B5084E" w:rsidRDefault="00B5084E" w:rsidP="002F1C9C">
            <w:pPr>
              <w:jc w:val="both"/>
              <w:rPr>
                <w:b/>
                <w:bCs/>
              </w:rPr>
            </w:pPr>
          </w:p>
        </w:tc>
      </w:tr>
    </w:tbl>
    <w:p w14:paraId="024F9846" w14:textId="77777777" w:rsidR="00461972" w:rsidRDefault="00461972" w:rsidP="00747279">
      <w:pPr>
        <w:rPr>
          <w:b/>
          <w:bCs/>
        </w:rPr>
      </w:pPr>
    </w:p>
    <w:p w14:paraId="5FA8FB7F" w14:textId="77777777" w:rsidR="00461972" w:rsidRDefault="00461972" w:rsidP="00747279">
      <w:pPr>
        <w:rPr>
          <w:b/>
          <w:bCs/>
        </w:rPr>
      </w:pPr>
    </w:p>
    <w:p w14:paraId="5EB2BA0B" w14:textId="77777777" w:rsidR="00EE16E1" w:rsidRDefault="00EE16E1" w:rsidP="00747279">
      <w:pPr>
        <w:rPr>
          <w:b/>
          <w:bCs/>
        </w:rPr>
      </w:pPr>
    </w:p>
    <w:p w14:paraId="60D8486C" w14:textId="23C423E7" w:rsidR="00BC3A26" w:rsidRPr="00BC3A26" w:rsidRDefault="009A6765" w:rsidP="00747279">
      <w:pPr>
        <w:rPr>
          <w:b/>
          <w:bCs/>
        </w:rPr>
      </w:pPr>
      <w:r>
        <w:rPr>
          <w:b/>
          <w:bCs/>
        </w:rPr>
        <w:t xml:space="preserve">ANEXO 1.1 – Carta de Bienvenida practicantes </w:t>
      </w:r>
    </w:p>
    <w:tbl>
      <w:tblPr>
        <w:tblStyle w:val="Tablaconcuadrcula"/>
        <w:tblW w:w="0" w:type="auto"/>
        <w:jc w:val="center"/>
        <w:tblLook w:val="04A0" w:firstRow="1" w:lastRow="0" w:firstColumn="1" w:lastColumn="0" w:noHBand="0" w:noVBand="1"/>
      </w:tblPr>
      <w:tblGrid>
        <w:gridCol w:w="8838"/>
      </w:tblGrid>
      <w:tr w:rsidR="009A6765" w14:paraId="0C960542" w14:textId="77777777" w:rsidTr="0FFC175A">
        <w:trPr>
          <w:jc w:val="center"/>
        </w:trPr>
        <w:tc>
          <w:tcPr>
            <w:tcW w:w="8828" w:type="dxa"/>
          </w:tcPr>
          <w:tbl>
            <w:tblPr>
              <w:tblStyle w:val="Tablaconcuadrcula"/>
              <w:tblW w:w="8760" w:type="dxa"/>
              <w:tblLook w:val="04A0" w:firstRow="1" w:lastRow="0" w:firstColumn="1" w:lastColumn="0" w:noHBand="0" w:noVBand="1"/>
            </w:tblPr>
            <w:tblGrid>
              <w:gridCol w:w="8622"/>
            </w:tblGrid>
            <w:tr w:rsidR="009A6765" w14:paraId="508380D4" w14:textId="77777777" w:rsidTr="0FFC175A">
              <w:tc>
                <w:tcPr>
                  <w:tcW w:w="8760" w:type="dxa"/>
                  <w:vAlign w:val="center"/>
                </w:tcPr>
                <w:p w14:paraId="67F581DA" w14:textId="01A868D2" w:rsidR="009A6765" w:rsidRDefault="00461972" w:rsidP="009A6765">
                  <w:pPr>
                    <w:jc w:val="center"/>
                  </w:pPr>
                  <w:bookmarkStart w:id="44" w:name="_Hlk154482183"/>
                  <w:r>
                    <w:rPr>
                      <w:noProof/>
                    </w:rPr>
                    <w:drawing>
                      <wp:anchor distT="0" distB="0" distL="114300" distR="114300" simplePos="0" relativeHeight="251658245" behindDoc="0" locked="0" layoutInCell="1" allowOverlap="1" wp14:anchorId="7BC4A149" wp14:editId="18710D97">
                        <wp:simplePos x="0" y="0"/>
                        <wp:positionH relativeFrom="column">
                          <wp:posOffset>-53340</wp:posOffset>
                        </wp:positionH>
                        <wp:positionV relativeFrom="paragraph">
                          <wp:posOffset>-1026795</wp:posOffset>
                        </wp:positionV>
                        <wp:extent cx="5431155" cy="1120775"/>
                        <wp:effectExtent l="0" t="0" r="0" b="3175"/>
                        <wp:wrapThrough wrapText="bothSides">
                          <wp:wrapPolygon edited="0">
                            <wp:start x="0" y="0"/>
                            <wp:lineTo x="0" y="21294"/>
                            <wp:lineTo x="21517" y="21294"/>
                            <wp:lineTo x="21517" y="0"/>
                            <wp:lineTo x="0" y="0"/>
                          </wp:wrapPolygon>
                        </wp:wrapThrough>
                        <wp:docPr id="878409192" name="Imagen 1"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descr="Texto&#10;&#10;Descripción generada automáticamente con confianza media"/>
                                <pic:cNvPicPr>
                                  <a:picLocks noChangeAspect="1" noChangeArrowheads="1"/>
                                </pic:cNvPicPr>
                              </pic:nvPicPr>
                              <pic:blipFill>
                                <a:blip r:embed="rId29" r:link="rId30">
                                  <a:extLst>
                                    <a:ext uri="{28A0092B-C50C-407E-A947-70E740481C1C}">
                                      <a14:useLocalDpi xmlns:a14="http://schemas.microsoft.com/office/drawing/2010/main" val="0"/>
                                    </a:ext>
                                  </a:extLst>
                                </a:blip>
                                <a:srcRect/>
                                <a:stretch>
                                  <a:fillRect/>
                                </a:stretch>
                              </pic:blipFill>
                              <pic:spPr bwMode="auto">
                                <a:xfrm>
                                  <a:off x="0" y="0"/>
                                  <a:ext cx="5431155" cy="112077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9A6765" w14:paraId="64173410" w14:textId="77777777" w:rsidTr="0FFC175A">
              <w:tc>
                <w:tcPr>
                  <w:tcW w:w="8760" w:type="dxa"/>
                </w:tcPr>
                <w:p w14:paraId="5FF22FC9" w14:textId="11AF003A" w:rsidR="009A6765" w:rsidRPr="009A6765" w:rsidRDefault="009A6765" w:rsidP="00DA687F">
                  <w:pPr>
                    <w:jc w:val="center"/>
                    <w:rPr>
                      <w:rFonts w:cstheme="minorHAnsi"/>
                      <w:lang w:eastAsia="es-ES"/>
                    </w:rPr>
                  </w:pPr>
                  <w:r w:rsidRPr="009A6765">
                    <w:rPr>
                      <w:rFonts w:cstheme="minorHAnsi"/>
                      <w:lang w:eastAsia="es-ES"/>
                    </w:rPr>
                    <w:t>¡Felicitaciones, te damos la bienvenida al FOSIS!</w:t>
                  </w:r>
                </w:p>
                <w:p w14:paraId="69202C00" w14:textId="77777777" w:rsidR="009A6765" w:rsidRPr="009A6765" w:rsidRDefault="009A6765" w:rsidP="00DA687F">
                  <w:pPr>
                    <w:jc w:val="both"/>
                    <w:rPr>
                      <w:rFonts w:cstheme="minorHAnsi"/>
                      <w:lang w:eastAsia="es-ES"/>
                    </w:rPr>
                  </w:pPr>
                </w:p>
                <w:p w14:paraId="4FCC908D" w14:textId="77777777" w:rsidR="00EB75B3" w:rsidRDefault="0030015C" w:rsidP="00DA687F">
                  <w:pPr>
                    <w:jc w:val="both"/>
                    <w:rPr>
                      <w:rFonts w:cstheme="minorHAnsi"/>
                      <w:lang w:eastAsia="es-ES"/>
                    </w:rPr>
                  </w:pPr>
                  <w:r w:rsidRPr="0030015C">
                    <w:rPr>
                      <w:rFonts w:cstheme="minorHAnsi"/>
                      <w:lang w:eastAsia="es-ES"/>
                    </w:rPr>
                    <w:t>Queremos felicitarte y darte una cordial bienvenida al FOSIS.</w:t>
                  </w:r>
                </w:p>
                <w:p w14:paraId="77A57E68" w14:textId="45405368" w:rsidR="009A6765" w:rsidRDefault="0030015C" w:rsidP="00DA687F">
                  <w:pPr>
                    <w:jc w:val="both"/>
                    <w:rPr>
                      <w:rFonts w:cstheme="minorHAnsi"/>
                      <w:lang w:eastAsia="es-ES"/>
                    </w:rPr>
                  </w:pPr>
                  <w:r w:rsidRPr="0030015C">
                    <w:rPr>
                      <w:rFonts w:cstheme="minorHAnsi"/>
                      <w:lang w:eastAsia="es-ES"/>
                    </w:rPr>
                    <w:br/>
                    <w:t>Nos alegra mucho que te integres a nuestro equipo y que vivas con nosotros esta etapa tan importante de tu desarrollo profesional. Durante tu práctica serás parte de nuestro trabajo diario para avanzar en la superación de la pobreza en Chile, contribuyendo con tu mirada y energía al quehacer institucional.</w:t>
                  </w:r>
                </w:p>
                <w:p w14:paraId="0EA111AC" w14:textId="77777777" w:rsidR="00EB75B3" w:rsidRDefault="00EB75B3" w:rsidP="00DA687F">
                  <w:pPr>
                    <w:jc w:val="both"/>
                    <w:rPr>
                      <w:rFonts w:cstheme="minorHAnsi"/>
                      <w:lang w:eastAsia="es-ES"/>
                    </w:rPr>
                  </w:pPr>
                </w:p>
                <w:p w14:paraId="3C7621E0" w14:textId="77777777" w:rsidR="00EB75B3" w:rsidRDefault="00EB75B3" w:rsidP="00DA687F">
                  <w:pPr>
                    <w:jc w:val="both"/>
                    <w:rPr>
                      <w:rFonts w:cstheme="minorHAnsi"/>
                      <w:lang w:eastAsia="es-ES"/>
                    </w:rPr>
                  </w:pPr>
                  <w:r w:rsidRPr="00EB75B3">
                    <w:rPr>
                      <w:rFonts w:cstheme="minorHAnsi"/>
                      <w:lang w:eastAsia="es-ES"/>
                    </w:rPr>
                    <w:t xml:space="preserve">Desde ya cuentas con nuestro apoyo para orientarte en lo que necesites. Sabemos que al inicio recibirás mucha información, por lo que hemos preparado algunos documentos que te ayudarán a conocer mejor nuestra organización: </w:t>
                  </w:r>
                  <w:r w:rsidRPr="00EB75B3">
                    <w:rPr>
                      <w:rFonts w:cstheme="minorHAnsi"/>
                      <w:b/>
                      <w:bCs/>
                      <w:lang w:eastAsia="es-ES"/>
                    </w:rPr>
                    <w:t>Código de Ética FOSIS, Reglamento de Higiene y Seguridad, y Glosario de Términos FOSIS</w:t>
                  </w:r>
                  <w:r w:rsidRPr="00EB75B3">
                    <w:rPr>
                      <w:rFonts w:cstheme="minorHAnsi"/>
                      <w:lang w:eastAsia="es-ES"/>
                    </w:rPr>
                    <w:t>.</w:t>
                  </w:r>
                </w:p>
                <w:p w14:paraId="2A11336D" w14:textId="77777777" w:rsidR="00EB75B3" w:rsidRPr="00EB75B3" w:rsidRDefault="00EB75B3" w:rsidP="00DA687F">
                  <w:pPr>
                    <w:jc w:val="both"/>
                    <w:rPr>
                      <w:rFonts w:cstheme="minorHAnsi"/>
                      <w:lang w:eastAsia="es-ES"/>
                    </w:rPr>
                  </w:pPr>
                </w:p>
                <w:p w14:paraId="1AFE5389" w14:textId="3FCF6904" w:rsidR="00EB75B3" w:rsidRPr="00EB75B3" w:rsidRDefault="00EB75B3" w:rsidP="00DA687F">
                  <w:pPr>
                    <w:jc w:val="both"/>
                    <w:rPr>
                      <w:rFonts w:cstheme="minorHAnsi"/>
                      <w:lang w:eastAsia="es-ES"/>
                    </w:rPr>
                  </w:pPr>
                  <w:r w:rsidRPr="00EB75B3">
                    <w:rPr>
                      <w:rFonts w:cstheme="minorHAnsi"/>
                      <w:lang w:eastAsia="es-ES"/>
                    </w:rPr>
                    <w:t>Esperamos que esta experiencia sea enriquecedora para tu aprendizaje y que, al mismo tiempo, puedas aportar con tus conocimientos y motivación.</w:t>
                  </w:r>
                  <w:r w:rsidR="00DA687F">
                    <w:rPr>
                      <w:rFonts w:cstheme="minorHAnsi"/>
                      <w:lang w:eastAsia="es-ES"/>
                    </w:rPr>
                    <w:t xml:space="preserve"> </w:t>
                  </w:r>
                  <w:r w:rsidRPr="00EB75B3">
                    <w:rPr>
                      <w:rFonts w:cstheme="minorHAnsi"/>
                      <w:lang w:eastAsia="es-ES"/>
                    </w:rPr>
                    <w:t>Quedamos a tu disposición para resolver cualquier duda y acompañarte en este proceso.</w:t>
                  </w:r>
                </w:p>
                <w:p w14:paraId="4133B36A" w14:textId="77777777" w:rsidR="00EB75B3" w:rsidRPr="009A6765" w:rsidRDefault="00EB75B3" w:rsidP="0030015C">
                  <w:pPr>
                    <w:jc w:val="center"/>
                    <w:rPr>
                      <w:rFonts w:cstheme="minorHAnsi"/>
                      <w:lang w:eastAsia="es-ES"/>
                    </w:rPr>
                  </w:pPr>
                </w:p>
                <w:p w14:paraId="22EF5CE3" w14:textId="77777777" w:rsidR="009A6765" w:rsidRPr="009A6765" w:rsidRDefault="009A6765" w:rsidP="009A6765">
                  <w:pPr>
                    <w:jc w:val="center"/>
                    <w:rPr>
                      <w:rFonts w:cstheme="minorHAnsi"/>
                      <w:lang w:eastAsia="es-ES"/>
                    </w:rPr>
                  </w:pPr>
                </w:p>
                <w:p w14:paraId="27F38548" w14:textId="7978F340" w:rsidR="00722BBC" w:rsidRDefault="22B818DB" w:rsidP="0FFC175A">
                  <w:pPr>
                    <w:jc w:val="center"/>
                    <w:rPr>
                      <w:lang w:eastAsia="es-ES"/>
                    </w:rPr>
                  </w:pPr>
                  <w:r>
                    <w:rPr>
                      <w:noProof/>
                    </w:rPr>
                    <w:drawing>
                      <wp:inline distT="0" distB="0" distL="0" distR="0" wp14:anchorId="382432D2" wp14:editId="18BF6F4B">
                        <wp:extent cx="5334000" cy="685800"/>
                        <wp:effectExtent l="0" t="0" r="0" b="0"/>
                        <wp:docPr id="17675163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516347" name=""/>
                                <pic:cNvPicPr/>
                              </pic:nvPicPr>
                              <pic:blipFill>
                                <a:blip r:embed="rId31">
                                  <a:extLst>
                                    <a:ext uri="{28A0092B-C50C-407E-A947-70E740481C1C}">
                                      <a14:useLocalDpi xmlns:a14="http://schemas.microsoft.com/office/drawing/2010/main" val="0"/>
                                    </a:ext>
                                  </a:extLst>
                                </a:blip>
                                <a:stretch>
                                  <a:fillRect/>
                                </a:stretch>
                              </pic:blipFill>
                              <pic:spPr>
                                <a:xfrm>
                                  <a:off x="0" y="0"/>
                                  <a:ext cx="5334000" cy="685800"/>
                                </a:xfrm>
                                <a:prstGeom prst="rect">
                                  <a:avLst/>
                                </a:prstGeom>
                              </pic:spPr>
                            </pic:pic>
                          </a:graphicData>
                        </a:graphic>
                      </wp:inline>
                    </w:drawing>
                  </w:r>
                  <w:r w:rsidR="6E6CAF9E" w:rsidRPr="0FFC175A">
                    <w:rPr>
                      <w:lang w:eastAsia="es-ES"/>
                    </w:rPr>
                    <w:t>Equipo FOSIS.</w:t>
                  </w:r>
                </w:p>
                <w:p w14:paraId="3B4513D9" w14:textId="5EACC8D0" w:rsidR="009A6765" w:rsidRPr="00722BBC" w:rsidRDefault="00BC3A26" w:rsidP="00BC3A26">
                  <w:pPr>
                    <w:tabs>
                      <w:tab w:val="left" w:pos="708"/>
                      <w:tab w:val="left" w:pos="1416"/>
                      <w:tab w:val="left" w:pos="2124"/>
                      <w:tab w:val="left" w:pos="2832"/>
                      <w:tab w:val="left" w:pos="3540"/>
                      <w:tab w:val="center" w:pos="4198"/>
                      <w:tab w:val="left" w:pos="4248"/>
                      <w:tab w:val="left" w:pos="7590"/>
                    </w:tabs>
                    <w:rPr>
                      <w:b/>
                      <w:bCs/>
                      <w:noProof/>
                      <w:sz w:val="24"/>
                      <w:szCs w:val="24"/>
                      <w:lang w:eastAsia="es-ES"/>
                    </w:rPr>
                  </w:pPr>
                  <w:r>
                    <w:tab/>
                  </w:r>
                  <w:r>
                    <w:tab/>
                  </w:r>
                  <w:r>
                    <w:tab/>
                  </w:r>
                  <w:r>
                    <w:tab/>
                  </w:r>
                  <w:r>
                    <w:tab/>
                  </w:r>
                  <w:r>
                    <w:tab/>
                  </w:r>
                  <w:r w:rsidR="009A6765">
                    <w:tab/>
                  </w:r>
                  <w:r>
                    <w:tab/>
                  </w:r>
                </w:p>
              </w:tc>
            </w:tr>
            <w:bookmarkEnd w:id="44"/>
          </w:tbl>
          <w:p w14:paraId="04D8CF51" w14:textId="77777777" w:rsidR="009A6765" w:rsidRDefault="009A6765" w:rsidP="004D5720">
            <w:pPr>
              <w:jc w:val="both"/>
              <w:rPr>
                <w:b/>
                <w:bCs/>
              </w:rPr>
            </w:pPr>
          </w:p>
        </w:tc>
      </w:tr>
    </w:tbl>
    <w:p w14:paraId="72547C9B" w14:textId="1232E562" w:rsidR="009A6765" w:rsidRDefault="009A6765" w:rsidP="009A6765">
      <w:pPr>
        <w:jc w:val="both"/>
        <w:rPr>
          <w:b/>
          <w:bCs/>
        </w:rPr>
      </w:pPr>
    </w:p>
    <w:p w14:paraId="2E3D3906" w14:textId="73D185F3" w:rsidR="009A6765" w:rsidRDefault="009A6765" w:rsidP="009A6765">
      <w:pPr>
        <w:jc w:val="both"/>
        <w:rPr>
          <w:b/>
          <w:bCs/>
        </w:rPr>
      </w:pPr>
    </w:p>
    <w:p w14:paraId="29BD52BE" w14:textId="77777777" w:rsidR="00EE16E1" w:rsidRDefault="00EE16E1" w:rsidP="009A6765">
      <w:pPr>
        <w:jc w:val="both"/>
        <w:rPr>
          <w:b/>
          <w:bCs/>
        </w:rPr>
      </w:pPr>
    </w:p>
    <w:p w14:paraId="402DFDED" w14:textId="0E842833" w:rsidR="009A6765" w:rsidRPr="007E2A84" w:rsidRDefault="009A6765" w:rsidP="2AB30C22">
      <w:pPr>
        <w:jc w:val="both"/>
        <w:rPr>
          <w:b/>
          <w:bCs/>
        </w:rPr>
      </w:pPr>
      <w:r w:rsidRPr="2AB30C22">
        <w:rPr>
          <w:b/>
          <w:bCs/>
        </w:rPr>
        <w:t>ANEXO 2 – Correo Ingreso Aula</w:t>
      </w:r>
      <w:r w:rsidR="002861D5" w:rsidRPr="2AB30C22">
        <w:rPr>
          <w:b/>
          <w:bCs/>
        </w:rPr>
        <w:t xml:space="preserve"> </w:t>
      </w:r>
      <w:r w:rsidRPr="2AB30C22">
        <w:rPr>
          <w:b/>
          <w:bCs/>
        </w:rPr>
        <w:t xml:space="preserve">FOSIS </w:t>
      </w:r>
      <w:r w:rsidR="00CD4C86" w:rsidRPr="2AB30C22">
        <w:rPr>
          <w:b/>
          <w:bCs/>
        </w:rPr>
        <w:t>para funcionarios/as</w:t>
      </w:r>
    </w:p>
    <w:tbl>
      <w:tblPr>
        <w:tblStyle w:val="Tablaconcuadrcula"/>
        <w:tblW w:w="0" w:type="auto"/>
        <w:jc w:val="center"/>
        <w:tblLook w:val="04A0" w:firstRow="1" w:lastRow="0" w:firstColumn="1" w:lastColumn="0" w:noHBand="0" w:noVBand="1"/>
      </w:tblPr>
      <w:tblGrid>
        <w:gridCol w:w="8835"/>
      </w:tblGrid>
      <w:tr w:rsidR="009A6765" w14:paraId="7DF24351" w14:textId="77777777" w:rsidTr="2AB30C22">
        <w:trPr>
          <w:jc w:val="center"/>
        </w:trPr>
        <w:tc>
          <w:tcPr>
            <w:tcW w:w="8828" w:type="dxa"/>
          </w:tcPr>
          <w:tbl>
            <w:tblPr>
              <w:tblStyle w:val="Tablaconcuadrcula"/>
              <w:tblW w:w="0" w:type="auto"/>
              <w:tblLook w:val="04A0" w:firstRow="1" w:lastRow="0" w:firstColumn="1" w:lastColumn="0" w:noHBand="0" w:noVBand="1"/>
            </w:tblPr>
            <w:tblGrid>
              <w:gridCol w:w="8619"/>
            </w:tblGrid>
            <w:tr w:rsidR="009A6765" w14:paraId="4172D985" w14:textId="77777777" w:rsidTr="2AB30C22">
              <w:tc>
                <w:tcPr>
                  <w:tcW w:w="8838" w:type="dxa"/>
                  <w:vAlign w:val="center"/>
                </w:tcPr>
                <w:p w14:paraId="3F7332DB" w14:textId="0091DFE0" w:rsidR="009A6765" w:rsidRDefault="009A6765" w:rsidP="009A6765">
                  <w:bookmarkStart w:id="45" w:name="_Hlk207963317"/>
                  <w:bookmarkStart w:id="46" w:name="_Hlk154482225"/>
                </w:p>
              </w:tc>
            </w:tr>
            <w:tr w:rsidR="009A6765" w14:paraId="2E2B2CE7" w14:textId="77777777" w:rsidTr="2AB30C22">
              <w:tc>
                <w:tcPr>
                  <w:tcW w:w="8838" w:type="dxa"/>
                </w:tcPr>
                <w:p w14:paraId="14D6BAA4" w14:textId="757A2D68" w:rsidR="00F259F7" w:rsidRDefault="00F259F7">
                  <w:r>
                    <w:rPr>
                      <w:noProof/>
                    </w:rPr>
                    <w:drawing>
                      <wp:anchor distT="0" distB="0" distL="114300" distR="114300" simplePos="0" relativeHeight="251658246" behindDoc="0" locked="0" layoutInCell="1" allowOverlap="1" wp14:anchorId="0369B53E" wp14:editId="04B91CE5">
                        <wp:simplePos x="0" y="0"/>
                        <wp:positionH relativeFrom="column">
                          <wp:posOffset>0</wp:posOffset>
                        </wp:positionH>
                        <wp:positionV relativeFrom="paragraph">
                          <wp:posOffset>0</wp:posOffset>
                        </wp:positionV>
                        <wp:extent cx="5335905" cy="1120775"/>
                        <wp:effectExtent l="0" t="0" r="0" b="3175"/>
                        <wp:wrapThrough wrapText="bothSides">
                          <wp:wrapPolygon edited="0">
                            <wp:start x="0" y="0"/>
                            <wp:lineTo x="0" y="21294"/>
                            <wp:lineTo x="21515" y="21294"/>
                            <wp:lineTo x="21515" y="0"/>
                            <wp:lineTo x="0" y="0"/>
                          </wp:wrapPolygon>
                        </wp:wrapThrough>
                        <wp:docPr id="1947671545" name="Imagen 1"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descr="Texto&#10;&#10;Descripción generada automáticamente con confianza media"/>
                                <pic:cNvPicPr>
                                  <a:picLocks noChangeAspect="1" noChangeArrowheads="1"/>
                                </pic:cNvPicPr>
                              </pic:nvPicPr>
                              <pic:blipFill>
                                <a:blip r:embed="rId29" r:link="rId30">
                                  <a:extLst>
                                    <a:ext uri="{28A0092B-C50C-407E-A947-70E740481C1C}">
                                      <a14:useLocalDpi xmlns:a14="http://schemas.microsoft.com/office/drawing/2010/main" val="0"/>
                                    </a:ext>
                                  </a:extLst>
                                </a:blip>
                                <a:srcRect/>
                                <a:stretch>
                                  <a:fillRect/>
                                </a:stretch>
                              </pic:blipFill>
                              <pic:spPr bwMode="auto">
                                <a:xfrm>
                                  <a:off x="0" y="0"/>
                                  <a:ext cx="5335905" cy="1120775"/>
                                </a:xfrm>
                                <a:prstGeom prst="rect">
                                  <a:avLst/>
                                </a:prstGeom>
                                <a:noFill/>
                                <a:ln>
                                  <a:noFill/>
                                </a:ln>
                              </pic:spPr>
                            </pic:pic>
                          </a:graphicData>
                        </a:graphic>
                        <wp14:sizeRelH relativeFrom="margin">
                          <wp14:pctWidth>0</wp14:pctWidth>
                        </wp14:sizeRelH>
                        <wp14:sizeRelV relativeFrom="margin">
                          <wp14:pctHeight>0</wp14:pctHeight>
                        </wp14:sizeRelV>
                      </wp:anchor>
                    </w:drawing>
                  </w:r>
                </w:p>
                <w:tbl>
                  <w:tblPr>
                    <w:tblStyle w:val="Tablaconcuadrcula"/>
                    <w:tblW w:w="0" w:type="auto"/>
                    <w:tblLook w:val="04A0" w:firstRow="1" w:lastRow="0" w:firstColumn="1" w:lastColumn="0" w:noHBand="0" w:noVBand="1"/>
                  </w:tblPr>
                  <w:tblGrid>
                    <w:gridCol w:w="8403"/>
                  </w:tblGrid>
                  <w:tr w:rsidR="009A6765" w14:paraId="75A38D61" w14:textId="77777777" w:rsidTr="2AB30C22">
                    <w:tc>
                      <w:tcPr>
                        <w:tcW w:w="8838" w:type="dxa"/>
                        <w:vAlign w:val="center"/>
                      </w:tcPr>
                      <w:p w14:paraId="4DE8C392" w14:textId="098604FE" w:rsidR="009A6765" w:rsidRDefault="009A6765" w:rsidP="009A6765"/>
                    </w:tc>
                  </w:tr>
                  <w:tr w:rsidR="009A6765" w14:paraId="5E8EC5BA" w14:textId="77777777" w:rsidTr="2AB30C22">
                    <w:tc>
                      <w:tcPr>
                        <w:tcW w:w="8838" w:type="dxa"/>
                      </w:tcPr>
                      <w:p w14:paraId="2313FC72" w14:textId="77777777" w:rsidR="00703A0F" w:rsidRPr="00703A0F" w:rsidRDefault="00703A0F" w:rsidP="00703A0F">
                        <w:pPr>
                          <w:jc w:val="center"/>
                          <w:rPr>
                            <w:rFonts w:ascii="Arial" w:hAnsi="Arial" w:cs="Arial"/>
                            <w:sz w:val="20"/>
                            <w:szCs w:val="20"/>
                            <w:lang w:eastAsia="es-ES"/>
                          </w:rPr>
                        </w:pPr>
                        <w:r w:rsidRPr="00703A0F">
                          <w:rPr>
                            <w:rFonts w:ascii="Arial" w:hAnsi="Arial" w:cs="Arial"/>
                            <w:sz w:val="20"/>
                            <w:szCs w:val="20"/>
                            <w:lang w:eastAsia="es-ES"/>
                          </w:rPr>
                          <w:t>Te damos la más cordial bienvenida a nuestra plataforma de formación en línea, Aula FOSIS.</w:t>
                        </w:r>
                      </w:p>
                      <w:p w14:paraId="50C86C91" w14:textId="695DB388" w:rsidR="00703A0F" w:rsidRPr="00703A0F" w:rsidRDefault="00BC3A26" w:rsidP="00BC3A26">
                        <w:pPr>
                          <w:tabs>
                            <w:tab w:val="left" w:pos="5100"/>
                          </w:tabs>
                          <w:jc w:val="both"/>
                          <w:rPr>
                            <w:rFonts w:ascii="Arial" w:hAnsi="Arial" w:cs="Arial"/>
                            <w:sz w:val="20"/>
                            <w:szCs w:val="20"/>
                            <w:lang w:eastAsia="es-ES"/>
                          </w:rPr>
                        </w:pPr>
                        <w:r>
                          <w:rPr>
                            <w:rFonts w:ascii="Arial" w:hAnsi="Arial" w:cs="Arial"/>
                            <w:sz w:val="20"/>
                            <w:szCs w:val="20"/>
                            <w:lang w:eastAsia="es-ES"/>
                          </w:rPr>
                          <w:tab/>
                        </w:r>
                      </w:p>
                      <w:p w14:paraId="33F9D7A2" w14:textId="17F6FADE" w:rsidR="00703A0F" w:rsidRPr="00703A0F" w:rsidRDefault="00703A0F" w:rsidP="008004E3">
                        <w:pPr>
                          <w:jc w:val="center"/>
                          <w:rPr>
                            <w:rFonts w:ascii="Arial" w:hAnsi="Arial" w:cs="Arial"/>
                            <w:sz w:val="20"/>
                            <w:szCs w:val="20"/>
                            <w:lang w:eastAsia="es-ES"/>
                          </w:rPr>
                        </w:pPr>
                        <w:r w:rsidRPr="00703A0F">
                          <w:rPr>
                            <w:rFonts w:ascii="Arial" w:hAnsi="Arial" w:cs="Arial"/>
                            <w:sz w:val="20"/>
                            <w:szCs w:val="20"/>
                            <w:lang w:eastAsia="es-ES"/>
                          </w:rPr>
                          <w:t xml:space="preserve">Para comenzar, accede al módulo </w:t>
                        </w:r>
                        <w:r w:rsidRPr="00703A0F">
                          <w:rPr>
                            <w:rFonts w:ascii="Arial" w:hAnsi="Arial" w:cs="Arial"/>
                            <w:b/>
                            <w:bCs/>
                            <w:sz w:val="20"/>
                            <w:szCs w:val="20"/>
                            <w:lang w:eastAsia="es-ES"/>
                          </w:rPr>
                          <w:t>“Inducción a</w:t>
                        </w:r>
                        <w:r w:rsidR="007B128C">
                          <w:rPr>
                            <w:rFonts w:ascii="Arial" w:hAnsi="Arial" w:cs="Arial"/>
                            <w:b/>
                            <w:bCs/>
                            <w:sz w:val="20"/>
                            <w:szCs w:val="20"/>
                            <w:lang w:eastAsia="es-ES"/>
                          </w:rPr>
                          <w:t>l FOSIS</w:t>
                        </w:r>
                        <w:r w:rsidRPr="00703A0F">
                          <w:rPr>
                            <w:rFonts w:ascii="Arial" w:hAnsi="Arial" w:cs="Arial"/>
                            <w:b/>
                            <w:bCs/>
                            <w:sz w:val="20"/>
                            <w:szCs w:val="20"/>
                            <w:lang w:eastAsia="es-ES"/>
                          </w:rPr>
                          <w:t>”</w:t>
                        </w:r>
                        <w:r w:rsidRPr="00703A0F">
                          <w:rPr>
                            <w:rFonts w:ascii="Arial" w:hAnsi="Arial" w:cs="Arial"/>
                            <w:sz w:val="20"/>
                            <w:szCs w:val="20"/>
                            <w:lang w:eastAsia="es-ES"/>
                          </w:rPr>
                          <w:t xml:space="preserve"> siguiendo estos pasos:</w:t>
                        </w:r>
                      </w:p>
                      <w:p w14:paraId="12D23D58" w14:textId="77777777" w:rsidR="00703A0F" w:rsidRPr="00703A0F" w:rsidRDefault="00703A0F" w:rsidP="00703A0F">
                        <w:pPr>
                          <w:jc w:val="both"/>
                          <w:rPr>
                            <w:rFonts w:ascii="Arial" w:hAnsi="Arial" w:cs="Arial"/>
                            <w:sz w:val="20"/>
                            <w:szCs w:val="20"/>
                            <w:lang w:eastAsia="es-ES"/>
                          </w:rPr>
                        </w:pPr>
                      </w:p>
                      <w:p w14:paraId="26880421" w14:textId="77777777" w:rsidR="00703A0F" w:rsidRPr="00703A0F" w:rsidRDefault="00703A0F" w:rsidP="000C1B70">
                        <w:pPr>
                          <w:numPr>
                            <w:ilvl w:val="0"/>
                            <w:numId w:val="32"/>
                          </w:numPr>
                          <w:jc w:val="both"/>
                          <w:rPr>
                            <w:rFonts w:ascii="Arial" w:hAnsi="Arial" w:cs="Arial"/>
                            <w:sz w:val="20"/>
                            <w:szCs w:val="20"/>
                            <w:lang w:eastAsia="es-ES"/>
                          </w:rPr>
                        </w:pPr>
                        <w:r w:rsidRPr="00703A0F">
                          <w:rPr>
                            <w:rFonts w:ascii="Arial" w:hAnsi="Arial" w:cs="Arial"/>
                            <w:b/>
                            <w:bCs/>
                            <w:sz w:val="20"/>
                            <w:szCs w:val="20"/>
                            <w:lang w:eastAsia="es-ES"/>
                          </w:rPr>
                          <w:t>Ingresa al siguiente enlace</w:t>
                        </w:r>
                        <w:r w:rsidRPr="00703A0F">
                          <w:rPr>
                            <w:rFonts w:ascii="Arial" w:hAnsi="Arial" w:cs="Arial"/>
                            <w:sz w:val="20"/>
                            <w:szCs w:val="20"/>
                            <w:lang w:eastAsia="es-ES"/>
                          </w:rPr>
                          <w:t xml:space="preserve"> desde el navegador </w:t>
                        </w:r>
                        <w:r w:rsidRPr="00703A0F">
                          <w:rPr>
                            <w:rFonts w:ascii="Arial" w:hAnsi="Arial" w:cs="Arial"/>
                            <w:b/>
                            <w:bCs/>
                            <w:sz w:val="20"/>
                            <w:szCs w:val="20"/>
                            <w:lang w:eastAsia="es-ES"/>
                          </w:rPr>
                          <w:t>Google Chrome</w:t>
                        </w:r>
                        <w:r w:rsidRPr="00703A0F">
                          <w:rPr>
                            <w:rFonts w:ascii="Arial" w:hAnsi="Arial" w:cs="Arial"/>
                            <w:sz w:val="20"/>
                            <w:szCs w:val="20"/>
                            <w:lang w:eastAsia="es-ES"/>
                          </w:rPr>
                          <w:t xml:space="preserve"> (recomendado): </w:t>
                        </w:r>
                        <w:hyperlink r:id="rId32" w:history="1">
                          <w:r w:rsidRPr="00703A0F">
                            <w:rPr>
                              <w:rStyle w:val="Hipervnculo"/>
                              <w:rFonts w:ascii="Arial" w:hAnsi="Arial" w:cs="Arial"/>
                              <w:sz w:val="20"/>
                              <w:szCs w:val="20"/>
                              <w:lang w:eastAsia="es-ES"/>
                            </w:rPr>
                            <w:t>https://aula.fosis.gob.cl/course/view.php?id=115</w:t>
                          </w:r>
                        </w:hyperlink>
                      </w:p>
                      <w:p w14:paraId="4B133171" w14:textId="77777777" w:rsidR="00703A0F" w:rsidRPr="00703A0F" w:rsidRDefault="00703A0F" w:rsidP="00703A0F">
                        <w:pPr>
                          <w:ind w:left="720"/>
                          <w:jc w:val="both"/>
                          <w:rPr>
                            <w:rFonts w:ascii="Arial" w:hAnsi="Arial" w:cs="Arial"/>
                            <w:sz w:val="20"/>
                            <w:szCs w:val="20"/>
                            <w:lang w:eastAsia="es-ES"/>
                          </w:rPr>
                        </w:pPr>
                      </w:p>
                      <w:p w14:paraId="3A5C9285" w14:textId="2E82A1D3" w:rsidR="00703A0F" w:rsidRDefault="00703A0F" w:rsidP="000C1B70">
                        <w:pPr>
                          <w:numPr>
                            <w:ilvl w:val="0"/>
                            <w:numId w:val="32"/>
                          </w:numPr>
                          <w:jc w:val="both"/>
                          <w:rPr>
                            <w:rFonts w:ascii="Arial" w:hAnsi="Arial" w:cs="Arial"/>
                            <w:sz w:val="20"/>
                            <w:szCs w:val="20"/>
                            <w:lang w:eastAsia="es-ES"/>
                          </w:rPr>
                        </w:pPr>
                        <w:r w:rsidRPr="00703A0F">
                          <w:rPr>
                            <w:rFonts w:ascii="Arial" w:hAnsi="Arial" w:cs="Arial"/>
                            <w:sz w:val="20"/>
                            <w:szCs w:val="20"/>
                            <w:lang w:eastAsia="es-ES"/>
                          </w:rPr>
                          <w:t xml:space="preserve">Si ya cuentas con tu </w:t>
                        </w:r>
                        <w:r w:rsidRPr="00703A0F">
                          <w:rPr>
                            <w:rFonts w:ascii="Arial" w:hAnsi="Arial" w:cs="Arial"/>
                            <w:b/>
                            <w:bCs/>
                            <w:sz w:val="20"/>
                            <w:szCs w:val="20"/>
                            <w:lang w:eastAsia="es-ES"/>
                          </w:rPr>
                          <w:t>correo institucional</w:t>
                        </w:r>
                        <w:r w:rsidRPr="00703A0F">
                          <w:rPr>
                            <w:rFonts w:ascii="Arial" w:hAnsi="Arial" w:cs="Arial"/>
                            <w:sz w:val="20"/>
                            <w:szCs w:val="20"/>
                            <w:lang w:eastAsia="es-ES"/>
                          </w:rPr>
                          <w:t xml:space="preserve">, selecciona la opción </w:t>
                        </w:r>
                        <w:r w:rsidRPr="00703A0F">
                          <w:rPr>
                            <w:rFonts w:ascii="Arial" w:hAnsi="Arial" w:cs="Arial"/>
                            <w:b/>
                            <w:bCs/>
                            <w:sz w:val="20"/>
                            <w:szCs w:val="20"/>
                            <w:lang w:eastAsia="es-ES"/>
                          </w:rPr>
                          <w:t>"Funcionario"</w:t>
                        </w:r>
                        <w:r w:rsidRPr="00703A0F">
                          <w:rPr>
                            <w:rFonts w:ascii="Arial" w:hAnsi="Arial" w:cs="Arial"/>
                            <w:sz w:val="20"/>
                            <w:szCs w:val="20"/>
                            <w:lang w:eastAsia="es-ES"/>
                          </w:rPr>
                          <w:t xml:space="preserve"> al iniciar sesión (según se indica en la imagen referencial)</w:t>
                        </w:r>
                      </w:p>
                      <w:p w14:paraId="56CE7D42" w14:textId="523D5848" w:rsidR="006225CB" w:rsidRDefault="006225CB" w:rsidP="006225CB">
                        <w:pPr>
                          <w:pStyle w:val="Prrafodelista"/>
                          <w:rPr>
                            <w:rFonts w:ascii="Arial" w:hAnsi="Arial" w:cs="Arial"/>
                            <w:sz w:val="20"/>
                            <w:szCs w:val="20"/>
                            <w:lang w:eastAsia="es-ES"/>
                          </w:rPr>
                        </w:pPr>
                        <w:r w:rsidRPr="009A6765">
                          <w:rPr>
                            <w:rFonts w:cstheme="minorHAnsi"/>
                            <w:noProof/>
                            <w:sz w:val="20"/>
                            <w:szCs w:val="20"/>
                          </w:rPr>
                          <w:drawing>
                            <wp:anchor distT="0" distB="0" distL="114300" distR="114300" simplePos="0" relativeHeight="251658243" behindDoc="0" locked="0" layoutInCell="1" allowOverlap="1" wp14:anchorId="27F12A74" wp14:editId="5A0EEF65">
                              <wp:simplePos x="0" y="0"/>
                              <wp:positionH relativeFrom="column">
                                <wp:posOffset>1273175</wp:posOffset>
                              </wp:positionH>
                              <wp:positionV relativeFrom="paragraph">
                                <wp:posOffset>107950</wp:posOffset>
                              </wp:positionV>
                              <wp:extent cx="2647950" cy="1047750"/>
                              <wp:effectExtent l="0" t="0" r="0" b="0"/>
                              <wp:wrapThrough wrapText="bothSides">
                                <wp:wrapPolygon edited="0">
                                  <wp:start x="0" y="0"/>
                                  <wp:lineTo x="0" y="21207"/>
                                  <wp:lineTo x="21445" y="21207"/>
                                  <wp:lineTo x="21445" y="0"/>
                                  <wp:lineTo x="0" y="0"/>
                                </wp:wrapPolygon>
                              </wp:wrapThrough>
                              <wp:docPr id="15715738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573863" name=""/>
                                      <pic:cNvPicPr/>
                                    </pic:nvPicPr>
                                    <pic:blipFill>
                                      <a:blip r:embed="rId33">
                                        <a:extLst>
                                          <a:ext uri="{28A0092B-C50C-407E-A947-70E740481C1C}">
                                            <a14:useLocalDpi xmlns:a14="http://schemas.microsoft.com/office/drawing/2010/main" val="0"/>
                                          </a:ext>
                                        </a:extLst>
                                      </a:blip>
                                      <a:stretch>
                                        <a:fillRect/>
                                      </a:stretch>
                                    </pic:blipFill>
                                    <pic:spPr>
                                      <a:xfrm>
                                        <a:off x="0" y="0"/>
                                        <a:ext cx="2647950" cy="1047750"/>
                                      </a:xfrm>
                                      <a:prstGeom prst="rect">
                                        <a:avLst/>
                                      </a:prstGeom>
                                    </pic:spPr>
                                  </pic:pic>
                                </a:graphicData>
                              </a:graphic>
                            </wp:anchor>
                          </w:drawing>
                        </w:r>
                      </w:p>
                      <w:p w14:paraId="077FB593" w14:textId="4C4BF62A" w:rsidR="006225CB" w:rsidRDefault="006225CB" w:rsidP="2AB30C22">
                        <w:pPr>
                          <w:ind w:left="720"/>
                          <w:jc w:val="both"/>
                          <w:rPr>
                            <w:rFonts w:ascii="Arial" w:hAnsi="Arial" w:cs="Arial"/>
                            <w:sz w:val="20"/>
                            <w:szCs w:val="20"/>
                            <w:lang w:eastAsia="es-ES"/>
                          </w:rPr>
                        </w:pPr>
                      </w:p>
                      <w:p w14:paraId="7349B792" w14:textId="1269E581" w:rsidR="006225CB" w:rsidRPr="006225CB" w:rsidRDefault="006225CB" w:rsidP="2AB30C22">
                        <w:pPr>
                          <w:spacing w:after="240"/>
                          <w:ind w:left="708"/>
                          <w:jc w:val="both"/>
                          <w:rPr>
                            <w:rFonts w:ascii="Arial" w:hAnsi="Arial" w:cs="Arial"/>
                            <w:sz w:val="20"/>
                            <w:szCs w:val="20"/>
                            <w:lang w:eastAsia="es-ES"/>
                          </w:rPr>
                        </w:pPr>
                      </w:p>
                      <w:p w14:paraId="3F147E35" w14:textId="75371776" w:rsidR="006225CB" w:rsidRPr="006225CB" w:rsidRDefault="006225CB" w:rsidP="000C1B70">
                        <w:pPr>
                          <w:numPr>
                            <w:ilvl w:val="0"/>
                            <w:numId w:val="33"/>
                          </w:numPr>
                          <w:jc w:val="both"/>
                          <w:rPr>
                            <w:rFonts w:ascii="Arial" w:hAnsi="Arial" w:cs="Arial"/>
                            <w:sz w:val="20"/>
                            <w:szCs w:val="20"/>
                            <w:lang w:eastAsia="es-ES"/>
                          </w:rPr>
                        </w:pPr>
                        <w:r w:rsidRPr="006225CB">
                          <w:rPr>
                            <w:rFonts w:ascii="Arial" w:hAnsi="Arial" w:cs="Arial"/>
                            <w:b/>
                            <w:bCs/>
                            <w:sz w:val="20"/>
                            <w:szCs w:val="20"/>
                            <w:lang w:eastAsia="es-ES"/>
                          </w:rPr>
                          <w:t>Tu usuario y contraseña</w:t>
                        </w:r>
                        <w:r w:rsidRPr="006225CB">
                          <w:rPr>
                            <w:rFonts w:ascii="Arial" w:hAnsi="Arial" w:cs="Arial"/>
                            <w:sz w:val="20"/>
                            <w:szCs w:val="20"/>
                            <w:lang w:eastAsia="es-ES"/>
                          </w:rPr>
                          <w:t xml:space="preserve"> son los mismos que utilizas para acceder a los sistemas internos del servicio.</w:t>
                        </w:r>
                      </w:p>
                      <w:p w14:paraId="103A7CDE" w14:textId="77777777" w:rsidR="006225CB" w:rsidRPr="006225CB" w:rsidRDefault="006225CB" w:rsidP="006225CB">
                        <w:pPr>
                          <w:ind w:left="360"/>
                          <w:jc w:val="both"/>
                          <w:rPr>
                            <w:rFonts w:ascii="Arial" w:hAnsi="Arial" w:cs="Arial"/>
                            <w:sz w:val="20"/>
                            <w:szCs w:val="20"/>
                            <w:lang w:eastAsia="es-ES"/>
                          </w:rPr>
                        </w:pPr>
                      </w:p>
                      <w:p w14:paraId="3B8D9140" w14:textId="0330BF7B" w:rsidR="009A6765" w:rsidRDefault="006225CB" w:rsidP="006757F0">
                        <w:pPr>
                          <w:jc w:val="center"/>
                          <w:rPr>
                            <w:rFonts w:ascii="Arial" w:hAnsi="Arial" w:cs="Arial"/>
                            <w:sz w:val="20"/>
                            <w:szCs w:val="20"/>
                            <w:lang w:eastAsia="es-ES"/>
                          </w:rPr>
                        </w:pPr>
                        <w:r w:rsidRPr="006225CB">
                          <w:rPr>
                            <w:rFonts w:ascii="Arial" w:hAnsi="Arial" w:cs="Arial"/>
                            <w:sz w:val="20"/>
                            <w:szCs w:val="20"/>
                            <w:lang w:eastAsia="es-ES"/>
                          </w:rPr>
                          <w:t xml:space="preserve">Este módulo es de carácter </w:t>
                        </w:r>
                        <w:r w:rsidRPr="006225CB">
                          <w:rPr>
                            <w:rFonts w:ascii="Arial" w:hAnsi="Arial" w:cs="Arial"/>
                            <w:b/>
                            <w:bCs/>
                            <w:sz w:val="20"/>
                            <w:szCs w:val="20"/>
                            <w:lang w:eastAsia="es-ES"/>
                          </w:rPr>
                          <w:t>obligatorio</w:t>
                        </w:r>
                        <w:r w:rsidRPr="006225CB">
                          <w:rPr>
                            <w:rFonts w:ascii="Arial" w:hAnsi="Arial" w:cs="Arial"/>
                            <w:sz w:val="20"/>
                            <w:szCs w:val="20"/>
                            <w:lang w:eastAsia="es-ES"/>
                          </w:rPr>
                          <w:t xml:space="preserve"> y debe ser completado durante tus primeras semanas en el FOSIS. Ante cualquier duda o dificultad, puedes escribirme directamente a este correo.</w:t>
                        </w:r>
                      </w:p>
                      <w:p w14:paraId="2AB409BC" w14:textId="6FC43016" w:rsidR="00F259F7" w:rsidRDefault="00F259F7" w:rsidP="00F259F7">
                        <w:pPr>
                          <w:rPr>
                            <w:rFonts w:ascii="Arial" w:hAnsi="Arial" w:cs="Arial"/>
                            <w:sz w:val="20"/>
                            <w:szCs w:val="20"/>
                            <w:lang w:eastAsia="es-ES"/>
                          </w:rPr>
                        </w:pPr>
                      </w:p>
                      <w:p w14:paraId="3614FF31" w14:textId="002E8CA8" w:rsidR="006757F0" w:rsidRPr="009A6765" w:rsidRDefault="006757F0" w:rsidP="006757F0">
                        <w:pPr>
                          <w:jc w:val="center"/>
                          <w:rPr>
                            <w:rFonts w:ascii="Arial" w:hAnsi="Arial" w:cs="Arial"/>
                            <w:sz w:val="20"/>
                            <w:szCs w:val="20"/>
                            <w:lang w:eastAsia="es-ES"/>
                          </w:rPr>
                        </w:pPr>
                      </w:p>
                    </w:tc>
                  </w:tr>
                </w:tbl>
                <w:p w14:paraId="7402E57F" w14:textId="0675668C" w:rsidR="009A6765" w:rsidRPr="009A6765" w:rsidRDefault="557C4FE9" w:rsidP="0FFC175A">
                  <w:pPr>
                    <w:jc w:val="center"/>
                    <w:rPr>
                      <w:lang w:eastAsia="es-ES"/>
                    </w:rPr>
                  </w:pPr>
                  <w:r>
                    <w:rPr>
                      <w:noProof/>
                    </w:rPr>
                    <w:drawing>
                      <wp:inline distT="0" distB="0" distL="0" distR="0" wp14:anchorId="26F8AFCB" wp14:editId="4D545E9B">
                        <wp:extent cx="5334000" cy="685800"/>
                        <wp:effectExtent l="0" t="0" r="0" b="0"/>
                        <wp:docPr id="6576045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604523" name=""/>
                                <pic:cNvPicPr/>
                              </pic:nvPicPr>
                              <pic:blipFill>
                                <a:blip r:embed="rId31">
                                  <a:extLst>
                                    <a:ext uri="{28A0092B-C50C-407E-A947-70E740481C1C}">
                                      <a14:useLocalDpi xmlns:a14="http://schemas.microsoft.com/office/drawing/2010/main" val="0"/>
                                    </a:ext>
                                  </a:extLst>
                                </a:blip>
                                <a:stretch>
                                  <a:fillRect/>
                                </a:stretch>
                              </pic:blipFill>
                              <pic:spPr>
                                <a:xfrm>
                                  <a:off x="0" y="0"/>
                                  <a:ext cx="5334000" cy="685800"/>
                                </a:xfrm>
                                <a:prstGeom prst="rect">
                                  <a:avLst/>
                                </a:prstGeom>
                              </pic:spPr>
                            </pic:pic>
                          </a:graphicData>
                        </a:graphic>
                      </wp:inline>
                    </w:drawing>
                  </w:r>
                </w:p>
              </w:tc>
            </w:tr>
            <w:bookmarkEnd w:id="45"/>
          </w:tbl>
          <w:p w14:paraId="6B10C8BF" w14:textId="77777777" w:rsidR="009A6765" w:rsidRDefault="009A6765" w:rsidP="004D5720">
            <w:pPr>
              <w:jc w:val="both"/>
              <w:rPr>
                <w:b/>
                <w:bCs/>
              </w:rPr>
            </w:pPr>
          </w:p>
        </w:tc>
      </w:tr>
      <w:bookmarkEnd w:id="46"/>
    </w:tbl>
    <w:p w14:paraId="1E1A9240" w14:textId="77777777" w:rsidR="00367B18" w:rsidRDefault="00367B18" w:rsidP="00CD4C86">
      <w:pPr>
        <w:rPr>
          <w:b/>
          <w:bCs/>
        </w:rPr>
      </w:pPr>
    </w:p>
    <w:p w14:paraId="7A9F2D7D" w14:textId="3349C5D3" w:rsidR="2AB30C22" w:rsidRDefault="2AB30C22" w:rsidP="2AB30C22">
      <w:pPr>
        <w:rPr>
          <w:b/>
          <w:bCs/>
        </w:rPr>
      </w:pPr>
    </w:p>
    <w:p w14:paraId="33000724" w14:textId="2BA96F2B" w:rsidR="00CD4C86" w:rsidRPr="007E2A84" w:rsidRDefault="00CD4C86" w:rsidP="00CD4C86">
      <w:r>
        <w:rPr>
          <w:b/>
          <w:bCs/>
        </w:rPr>
        <w:t>ANEXO 2.1 – Correo Ingreso Aula FOSIS para jefaturas</w:t>
      </w:r>
    </w:p>
    <w:tbl>
      <w:tblPr>
        <w:tblStyle w:val="Tablaconcuadrcula"/>
        <w:tblW w:w="0" w:type="auto"/>
        <w:jc w:val="center"/>
        <w:tblLook w:val="04A0" w:firstRow="1" w:lastRow="0" w:firstColumn="1" w:lastColumn="0" w:noHBand="0" w:noVBand="1"/>
      </w:tblPr>
      <w:tblGrid>
        <w:gridCol w:w="8838"/>
      </w:tblGrid>
      <w:tr w:rsidR="00CD4C86" w14:paraId="6DCAAB18" w14:textId="77777777" w:rsidTr="2AB30C22">
        <w:trPr>
          <w:jc w:val="center"/>
        </w:trPr>
        <w:tc>
          <w:tcPr>
            <w:tcW w:w="8828" w:type="dxa"/>
          </w:tcPr>
          <w:tbl>
            <w:tblPr>
              <w:tblStyle w:val="Tablaconcuadrcula"/>
              <w:tblW w:w="0" w:type="auto"/>
              <w:tblLook w:val="04A0" w:firstRow="1" w:lastRow="0" w:firstColumn="1" w:lastColumn="0" w:noHBand="0" w:noVBand="1"/>
            </w:tblPr>
            <w:tblGrid>
              <w:gridCol w:w="8622"/>
            </w:tblGrid>
            <w:tr w:rsidR="00CD4C86" w14:paraId="6FDBC68A" w14:textId="77777777" w:rsidTr="2AB30C22">
              <w:tc>
                <w:tcPr>
                  <w:tcW w:w="8838" w:type="dxa"/>
                  <w:vAlign w:val="center"/>
                </w:tcPr>
                <w:p w14:paraId="231ECE44" w14:textId="77777777" w:rsidR="00CD4C86" w:rsidRDefault="00CD4C86"/>
              </w:tc>
            </w:tr>
            <w:tr w:rsidR="00CD4C86" w14:paraId="43338345" w14:textId="77777777" w:rsidTr="2AB30C22">
              <w:tc>
                <w:tcPr>
                  <w:tcW w:w="8838" w:type="dxa"/>
                </w:tcPr>
                <w:tbl>
                  <w:tblPr>
                    <w:tblStyle w:val="Tablaconcuadrcula"/>
                    <w:tblW w:w="8610" w:type="dxa"/>
                    <w:tblLook w:val="04A0" w:firstRow="1" w:lastRow="0" w:firstColumn="1" w:lastColumn="0" w:noHBand="0" w:noVBand="1"/>
                  </w:tblPr>
                  <w:tblGrid>
                    <w:gridCol w:w="8406"/>
                  </w:tblGrid>
                  <w:tr w:rsidR="00CD4C86" w14:paraId="4381F107" w14:textId="77777777" w:rsidTr="2AB30C22">
                    <w:tc>
                      <w:tcPr>
                        <w:tcW w:w="8610" w:type="dxa"/>
                        <w:vAlign w:val="center"/>
                      </w:tcPr>
                      <w:p w14:paraId="5D5C930B" w14:textId="77777777" w:rsidR="00CD4C86" w:rsidRDefault="00CD4C86">
                        <w:r>
                          <w:rPr>
                            <w:noProof/>
                          </w:rPr>
                          <w:lastRenderedPageBreak/>
                          <w:drawing>
                            <wp:anchor distT="0" distB="0" distL="114300" distR="114300" simplePos="0" relativeHeight="251658248" behindDoc="0" locked="0" layoutInCell="1" allowOverlap="1" wp14:anchorId="1312B18E" wp14:editId="4F32558C">
                              <wp:simplePos x="0" y="0"/>
                              <wp:positionH relativeFrom="column">
                                <wp:posOffset>-319405</wp:posOffset>
                              </wp:positionH>
                              <wp:positionV relativeFrom="paragraph">
                                <wp:posOffset>-1208405</wp:posOffset>
                              </wp:positionV>
                              <wp:extent cx="5335905" cy="1120775"/>
                              <wp:effectExtent l="0" t="0" r="0" b="3175"/>
                              <wp:wrapThrough wrapText="bothSides">
                                <wp:wrapPolygon edited="0">
                                  <wp:start x="0" y="0"/>
                                  <wp:lineTo x="0" y="21294"/>
                                  <wp:lineTo x="21515" y="21294"/>
                                  <wp:lineTo x="21515" y="0"/>
                                  <wp:lineTo x="0" y="0"/>
                                </wp:wrapPolygon>
                              </wp:wrapThrough>
                              <wp:docPr id="1660757932" name="Imagen 1"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descr="Texto&#10;&#10;Descripción generada automáticamente con confianza media"/>
                                      <pic:cNvPicPr>
                                        <a:picLocks noChangeAspect="1" noChangeArrowheads="1"/>
                                      </pic:cNvPicPr>
                                    </pic:nvPicPr>
                                    <pic:blipFill>
                                      <a:blip r:embed="rId29" r:link="rId30">
                                        <a:extLst>
                                          <a:ext uri="{28A0092B-C50C-407E-A947-70E740481C1C}">
                                            <a14:useLocalDpi xmlns:a14="http://schemas.microsoft.com/office/drawing/2010/main" val="0"/>
                                          </a:ext>
                                        </a:extLst>
                                      </a:blip>
                                      <a:srcRect/>
                                      <a:stretch>
                                        <a:fillRect/>
                                      </a:stretch>
                                    </pic:blipFill>
                                    <pic:spPr bwMode="auto">
                                      <a:xfrm>
                                        <a:off x="0" y="0"/>
                                        <a:ext cx="5335905" cy="112077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CD4C86" w14:paraId="24489B62" w14:textId="77777777" w:rsidTr="2AB30C22">
                    <w:tc>
                      <w:tcPr>
                        <w:tcW w:w="8610" w:type="dxa"/>
                      </w:tcPr>
                      <w:p w14:paraId="6B085FD3" w14:textId="77777777" w:rsidR="00CD4C86" w:rsidRPr="00703A0F" w:rsidRDefault="00CD4C86">
                        <w:pPr>
                          <w:jc w:val="center"/>
                          <w:rPr>
                            <w:rFonts w:ascii="Arial" w:hAnsi="Arial" w:cs="Arial"/>
                            <w:sz w:val="20"/>
                            <w:szCs w:val="20"/>
                            <w:lang w:eastAsia="es-ES"/>
                          </w:rPr>
                        </w:pPr>
                        <w:r w:rsidRPr="00703A0F">
                          <w:rPr>
                            <w:rFonts w:ascii="Arial" w:hAnsi="Arial" w:cs="Arial"/>
                            <w:sz w:val="20"/>
                            <w:szCs w:val="20"/>
                            <w:lang w:eastAsia="es-ES"/>
                          </w:rPr>
                          <w:t>Te damos la más cordial bienvenida a nuestra plataforma de formación en línea, Aula FOSIS.</w:t>
                        </w:r>
                      </w:p>
                      <w:p w14:paraId="3B510A07" w14:textId="77777777" w:rsidR="00CD4C86" w:rsidRPr="00703A0F" w:rsidRDefault="00CD4C86">
                        <w:pPr>
                          <w:jc w:val="both"/>
                          <w:rPr>
                            <w:rFonts w:ascii="Arial" w:hAnsi="Arial" w:cs="Arial"/>
                            <w:sz w:val="20"/>
                            <w:szCs w:val="20"/>
                            <w:lang w:eastAsia="es-ES"/>
                          </w:rPr>
                        </w:pPr>
                      </w:p>
                      <w:p w14:paraId="2EFA896F" w14:textId="6CA7B673" w:rsidR="00CD4C86" w:rsidRPr="00703A0F" w:rsidRDefault="00CD4C86" w:rsidP="008004E3">
                        <w:pPr>
                          <w:jc w:val="center"/>
                          <w:rPr>
                            <w:rFonts w:ascii="Arial" w:hAnsi="Arial" w:cs="Arial"/>
                            <w:sz w:val="20"/>
                            <w:szCs w:val="20"/>
                            <w:lang w:eastAsia="es-ES"/>
                          </w:rPr>
                        </w:pPr>
                        <w:r w:rsidRPr="00703A0F">
                          <w:rPr>
                            <w:rFonts w:ascii="Arial" w:hAnsi="Arial" w:cs="Arial"/>
                            <w:sz w:val="20"/>
                            <w:szCs w:val="20"/>
                            <w:lang w:eastAsia="es-ES"/>
                          </w:rPr>
                          <w:t xml:space="preserve">Para comenzar, accede al módulo </w:t>
                        </w:r>
                        <w:r w:rsidRPr="00703A0F">
                          <w:rPr>
                            <w:rFonts w:ascii="Arial" w:hAnsi="Arial" w:cs="Arial"/>
                            <w:b/>
                            <w:bCs/>
                            <w:sz w:val="20"/>
                            <w:szCs w:val="20"/>
                            <w:lang w:eastAsia="es-ES"/>
                          </w:rPr>
                          <w:t xml:space="preserve">“Inducción a </w:t>
                        </w:r>
                        <w:r w:rsidR="007B128C">
                          <w:rPr>
                            <w:rFonts w:ascii="Arial" w:hAnsi="Arial" w:cs="Arial"/>
                            <w:b/>
                            <w:bCs/>
                            <w:sz w:val="20"/>
                            <w:szCs w:val="20"/>
                            <w:lang w:eastAsia="es-ES"/>
                          </w:rPr>
                          <w:t>Jefaturas</w:t>
                        </w:r>
                        <w:r w:rsidRPr="00703A0F">
                          <w:rPr>
                            <w:rFonts w:ascii="Arial" w:hAnsi="Arial" w:cs="Arial"/>
                            <w:b/>
                            <w:bCs/>
                            <w:sz w:val="20"/>
                            <w:szCs w:val="20"/>
                            <w:lang w:eastAsia="es-ES"/>
                          </w:rPr>
                          <w:t>”</w:t>
                        </w:r>
                        <w:r w:rsidRPr="00703A0F">
                          <w:rPr>
                            <w:rFonts w:ascii="Arial" w:hAnsi="Arial" w:cs="Arial"/>
                            <w:sz w:val="20"/>
                            <w:szCs w:val="20"/>
                            <w:lang w:eastAsia="es-ES"/>
                          </w:rPr>
                          <w:t xml:space="preserve"> siguiendo estos pasos:</w:t>
                        </w:r>
                      </w:p>
                      <w:p w14:paraId="5C772776" w14:textId="77777777" w:rsidR="00CD4C86" w:rsidRPr="00A34F06" w:rsidRDefault="00CD4C86">
                        <w:pPr>
                          <w:jc w:val="both"/>
                          <w:rPr>
                            <w:rFonts w:ascii="Arial" w:hAnsi="Arial" w:cs="Arial"/>
                            <w:sz w:val="20"/>
                            <w:szCs w:val="20"/>
                            <w:lang w:eastAsia="es-ES"/>
                          </w:rPr>
                        </w:pPr>
                      </w:p>
                      <w:p w14:paraId="6231C649" w14:textId="36719064" w:rsidR="00CD4C86" w:rsidRPr="00A34F06" w:rsidRDefault="00CD4C86" w:rsidP="000C1B70">
                        <w:pPr>
                          <w:numPr>
                            <w:ilvl w:val="0"/>
                            <w:numId w:val="34"/>
                          </w:numPr>
                          <w:jc w:val="both"/>
                          <w:rPr>
                            <w:rFonts w:ascii="Arial" w:hAnsi="Arial" w:cs="Arial"/>
                            <w:sz w:val="20"/>
                            <w:szCs w:val="20"/>
                            <w:lang w:eastAsia="es-ES"/>
                          </w:rPr>
                        </w:pPr>
                        <w:r w:rsidRPr="00A34F06">
                          <w:rPr>
                            <w:rFonts w:ascii="Arial" w:hAnsi="Arial" w:cs="Arial"/>
                            <w:b/>
                            <w:bCs/>
                            <w:sz w:val="20"/>
                            <w:szCs w:val="20"/>
                            <w:lang w:eastAsia="es-ES"/>
                          </w:rPr>
                          <w:t>Ingresa al siguiente enlace</w:t>
                        </w:r>
                        <w:r w:rsidRPr="00A34F06">
                          <w:rPr>
                            <w:rFonts w:ascii="Arial" w:hAnsi="Arial" w:cs="Arial"/>
                            <w:sz w:val="20"/>
                            <w:szCs w:val="20"/>
                            <w:lang w:eastAsia="es-ES"/>
                          </w:rPr>
                          <w:t xml:space="preserve"> desde el navegador </w:t>
                        </w:r>
                        <w:r w:rsidRPr="00A34F06">
                          <w:rPr>
                            <w:rFonts w:ascii="Arial" w:hAnsi="Arial" w:cs="Arial"/>
                            <w:b/>
                            <w:bCs/>
                            <w:sz w:val="20"/>
                            <w:szCs w:val="20"/>
                            <w:lang w:eastAsia="es-ES"/>
                          </w:rPr>
                          <w:t>Google Chrome</w:t>
                        </w:r>
                        <w:r w:rsidRPr="00A34F06">
                          <w:rPr>
                            <w:rFonts w:ascii="Arial" w:hAnsi="Arial" w:cs="Arial"/>
                            <w:sz w:val="20"/>
                            <w:szCs w:val="20"/>
                            <w:lang w:eastAsia="es-ES"/>
                          </w:rPr>
                          <w:t xml:space="preserve"> (recomendado): </w:t>
                        </w:r>
                        <w:hyperlink r:id="rId34" w:history="1">
                          <w:r w:rsidR="00A34F06" w:rsidRPr="00A34F06">
                            <w:rPr>
                              <w:rStyle w:val="Hipervnculo"/>
                              <w:rFonts w:ascii="Arial" w:hAnsi="Arial" w:cs="Arial"/>
                              <w:sz w:val="20"/>
                              <w:szCs w:val="20"/>
                            </w:rPr>
                            <w:t>https://aula.fosis.gob.cl/course/view.php?id=120</w:t>
                          </w:r>
                        </w:hyperlink>
                      </w:p>
                      <w:p w14:paraId="2A90D85B" w14:textId="77777777" w:rsidR="00CD4C86" w:rsidRPr="00A34F06" w:rsidRDefault="00CD4C86">
                        <w:pPr>
                          <w:ind w:left="720"/>
                          <w:jc w:val="both"/>
                          <w:rPr>
                            <w:rFonts w:ascii="Arial" w:hAnsi="Arial" w:cs="Arial"/>
                            <w:sz w:val="20"/>
                            <w:szCs w:val="20"/>
                            <w:lang w:eastAsia="es-ES"/>
                          </w:rPr>
                        </w:pPr>
                      </w:p>
                      <w:p w14:paraId="11C8DBE0" w14:textId="77777777" w:rsidR="00CD4C86" w:rsidRDefault="00CD4C86" w:rsidP="000C1B70">
                        <w:pPr>
                          <w:numPr>
                            <w:ilvl w:val="0"/>
                            <w:numId w:val="34"/>
                          </w:numPr>
                          <w:jc w:val="both"/>
                          <w:rPr>
                            <w:rFonts w:ascii="Arial" w:hAnsi="Arial" w:cs="Arial"/>
                            <w:sz w:val="20"/>
                            <w:szCs w:val="20"/>
                            <w:lang w:eastAsia="es-ES"/>
                          </w:rPr>
                        </w:pPr>
                        <w:r w:rsidRPr="00A34F06">
                          <w:rPr>
                            <w:rFonts w:ascii="Arial" w:hAnsi="Arial" w:cs="Arial"/>
                            <w:sz w:val="20"/>
                            <w:szCs w:val="20"/>
                            <w:lang w:eastAsia="es-ES"/>
                          </w:rPr>
                          <w:t xml:space="preserve">Si ya cuentas con tu </w:t>
                        </w:r>
                        <w:r w:rsidRPr="00A34F06">
                          <w:rPr>
                            <w:rFonts w:ascii="Arial" w:hAnsi="Arial" w:cs="Arial"/>
                            <w:b/>
                            <w:bCs/>
                            <w:sz w:val="20"/>
                            <w:szCs w:val="20"/>
                            <w:lang w:eastAsia="es-ES"/>
                          </w:rPr>
                          <w:t>correo institucional</w:t>
                        </w:r>
                        <w:r w:rsidRPr="00703A0F">
                          <w:rPr>
                            <w:rFonts w:ascii="Arial" w:hAnsi="Arial" w:cs="Arial"/>
                            <w:sz w:val="20"/>
                            <w:szCs w:val="20"/>
                            <w:lang w:eastAsia="es-ES"/>
                          </w:rPr>
                          <w:t xml:space="preserve">, selecciona la opción </w:t>
                        </w:r>
                        <w:r w:rsidRPr="00703A0F">
                          <w:rPr>
                            <w:rFonts w:ascii="Arial" w:hAnsi="Arial" w:cs="Arial"/>
                            <w:b/>
                            <w:bCs/>
                            <w:sz w:val="20"/>
                            <w:szCs w:val="20"/>
                            <w:lang w:eastAsia="es-ES"/>
                          </w:rPr>
                          <w:t>"Funcionario"</w:t>
                        </w:r>
                        <w:r w:rsidRPr="00703A0F">
                          <w:rPr>
                            <w:rFonts w:ascii="Arial" w:hAnsi="Arial" w:cs="Arial"/>
                            <w:sz w:val="20"/>
                            <w:szCs w:val="20"/>
                            <w:lang w:eastAsia="es-ES"/>
                          </w:rPr>
                          <w:t xml:space="preserve"> al iniciar sesión (según se indica en la imagen referencial)</w:t>
                        </w:r>
                      </w:p>
                      <w:p w14:paraId="61A7D86B" w14:textId="77777777" w:rsidR="00CD4C86" w:rsidRDefault="00CD4C86">
                        <w:pPr>
                          <w:pStyle w:val="Prrafodelista"/>
                          <w:rPr>
                            <w:rFonts w:ascii="Arial" w:hAnsi="Arial" w:cs="Arial"/>
                            <w:sz w:val="20"/>
                            <w:szCs w:val="20"/>
                            <w:lang w:eastAsia="es-ES"/>
                          </w:rPr>
                        </w:pPr>
                        <w:r w:rsidRPr="009A6765">
                          <w:rPr>
                            <w:rFonts w:cstheme="minorHAnsi"/>
                            <w:noProof/>
                            <w:sz w:val="20"/>
                            <w:szCs w:val="20"/>
                          </w:rPr>
                          <w:drawing>
                            <wp:anchor distT="0" distB="0" distL="114300" distR="114300" simplePos="0" relativeHeight="251658247" behindDoc="0" locked="0" layoutInCell="1" allowOverlap="1" wp14:anchorId="5908C834" wp14:editId="0E9B76FB">
                              <wp:simplePos x="0" y="0"/>
                              <wp:positionH relativeFrom="column">
                                <wp:posOffset>1273175</wp:posOffset>
                              </wp:positionH>
                              <wp:positionV relativeFrom="paragraph">
                                <wp:posOffset>107950</wp:posOffset>
                              </wp:positionV>
                              <wp:extent cx="2647950" cy="1047750"/>
                              <wp:effectExtent l="0" t="0" r="0" b="0"/>
                              <wp:wrapThrough wrapText="bothSides">
                                <wp:wrapPolygon edited="0">
                                  <wp:start x="0" y="0"/>
                                  <wp:lineTo x="0" y="21207"/>
                                  <wp:lineTo x="21445" y="21207"/>
                                  <wp:lineTo x="21445" y="0"/>
                                  <wp:lineTo x="0" y="0"/>
                                </wp:wrapPolygon>
                              </wp:wrapThrough>
                              <wp:docPr id="10967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78" name="Imagen 1" descr="Interfaz de usuario gráfica, Aplicación&#10;&#10;El contenido generado por IA puede ser incorrecto."/>
                                      <pic:cNvPicPr/>
                                    </pic:nvPicPr>
                                    <pic:blipFill>
                                      <a:blip r:embed="rId33">
                                        <a:extLst>
                                          <a:ext uri="{28A0092B-C50C-407E-A947-70E740481C1C}">
                                            <a14:useLocalDpi xmlns:a14="http://schemas.microsoft.com/office/drawing/2010/main" val="0"/>
                                          </a:ext>
                                        </a:extLst>
                                      </a:blip>
                                      <a:stretch>
                                        <a:fillRect/>
                                      </a:stretch>
                                    </pic:blipFill>
                                    <pic:spPr>
                                      <a:xfrm>
                                        <a:off x="0" y="0"/>
                                        <a:ext cx="2647950" cy="1047750"/>
                                      </a:xfrm>
                                      <a:prstGeom prst="rect">
                                        <a:avLst/>
                                      </a:prstGeom>
                                    </pic:spPr>
                                  </pic:pic>
                                </a:graphicData>
                              </a:graphic>
                            </wp:anchor>
                          </w:drawing>
                        </w:r>
                      </w:p>
                      <w:p w14:paraId="37999A88" w14:textId="19BCA72E" w:rsidR="00CD4C86" w:rsidRPr="006225CB" w:rsidRDefault="00CD4C86" w:rsidP="2AB30C22">
                        <w:pPr>
                          <w:spacing w:after="240"/>
                          <w:ind w:left="720"/>
                          <w:jc w:val="both"/>
                          <w:rPr>
                            <w:rFonts w:ascii="Arial" w:hAnsi="Arial" w:cs="Arial"/>
                            <w:sz w:val="20"/>
                            <w:szCs w:val="20"/>
                            <w:lang w:eastAsia="es-ES"/>
                          </w:rPr>
                        </w:pPr>
                      </w:p>
                      <w:p w14:paraId="1ACA1DAA" w14:textId="77777777" w:rsidR="00CD4C86" w:rsidRPr="006225CB" w:rsidRDefault="00CD4C86" w:rsidP="000C1B70">
                        <w:pPr>
                          <w:numPr>
                            <w:ilvl w:val="0"/>
                            <w:numId w:val="35"/>
                          </w:numPr>
                          <w:jc w:val="both"/>
                          <w:rPr>
                            <w:rFonts w:ascii="Arial" w:hAnsi="Arial" w:cs="Arial"/>
                            <w:sz w:val="20"/>
                            <w:szCs w:val="20"/>
                            <w:lang w:eastAsia="es-ES"/>
                          </w:rPr>
                        </w:pPr>
                        <w:r w:rsidRPr="006225CB">
                          <w:rPr>
                            <w:rFonts w:ascii="Arial" w:hAnsi="Arial" w:cs="Arial"/>
                            <w:b/>
                            <w:bCs/>
                            <w:sz w:val="20"/>
                            <w:szCs w:val="20"/>
                            <w:lang w:eastAsia="es-ES"/>
                          </w:rPr>
                          <w:t>Tu usuario y contraseña</w:t>
                        </w:r>
                        <w:r w:rsidRPr="006225CB">
                          <w:rPr>
                            <w:rFonts w:ascii="Arial" w:hAnsi="Arial" w:cs="Arial"/>
                            <w:sz w:val="20"/>
                            <w:szCs w:val="20"/>
                            <w:lang w:eastAsia="es-ES"/>
                          </w:rPr>
                          <w:t xml:space="preserve"> son los mismos que utilizas para acceder a los sistemas internos del servicio.</w:t>
                        </w:r>
                      </w:p>
                      <w:p w14:paraId="56E0B675" w14:textId="77777777" w:rsidR="00CD4C86" w:rsidRPr="006225CB" w:rsidRDefault="00CD4C86">
                        <w:pPr>
                          <w:ind w:left="360"/>
                          <w:jc w:val="both"/>
                          <w:rPr>
                            <w:rFonts w:ascii="Arial" w:hAnsi="Arial" w:cs="Arial"/>
                            <w:sz w:val="20"/>
                            <w:szCs w:val="20"/>
                            <w:lang w:eastAsia="es-ES"/>
                          </w:rPr>
                        </w:pPr>
                      </w:p>
                      <w:p w14:paraId="05C48D16" w14:textId="7C013F03" w:rsidR="00CD4C86" w:rsidRDefault="0EF13F40" w:rsidP="0FFC175A">
                        <w:pPr>
                          <w:jc w:val="center"/>
                          <w:rPr>
                            <w:rFonts w:ascii="Arial" w:hAnsi="Arial" w:cs="Arial"/>
                            <w:sz w:val="20"/>
                            <w:szCs w:val="20"/>
                            <w:lang w:eastAsia="es-ES"/>
                          </w:rPr>
                        </w:pPr>
                        <w:r>
                          <w:rPr>
                            <w:noProof/>
                          </w:rPr>
                          <w:drawing>
                            <wp:inline distT="0" distB="0" distL="0" distR="0" wp14:anchorId="5D955E00" wp14:editId="69844854">
                              <wp:extent cx="5200650" cy="676275"/>
                              <wp:effectExtent l="0" t="0" r="0" b="0"/>
                              <wp:docPr id="10297197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719778" name=""/>
                                      <pic:cNvPicPr/>
                                    </pic:nvPicPr>
                                    <pic:blipFill>
                                      <a:blip r:embed="rId31">
                                        <a:extLst>
                                          <a:ext uri="{28A0092B-C50C-407E-A947-70E740481C1C}">
                                            <a14:useLocalDpi xmlns:a14="http://schemas.microsoft.com/office/drawing/2010/main" val="0"/>
                                          </a:ext>
                                        </a:extLst>
                                      </a:blip>
                                      <a:stretch>
                                        <a:fillRect/>
                                      </a:stretch>
                                    </pic:blipFill>
                                    <pic:spPr>
                                      <a:xfrm>
                                        <a:off x="0" y="0"/>
                                        <a:ext cx="5200650" cy="676275"/>
                                      </a:xfrm>
                                      <a:prstGeom prst="rect">
                                        <a:avLst/>
                                      </a:prstGeom>
                                    </pic:spPr>
                                  </pic:pic>
                                </a:graphicData>
                              </a:graphic>
                            </wp:inline>
                          </w:drawing>
                        </w:r>
                        <w:r w:rsidR="17A2CBEB" w:rsidRPr="2AB30C22">
                          <w:rPr>
                            <w:rFonts w:ascii="Arial" w:hAnsi="Arial" w:cs="Arial"/>
                            <w:sz w:val="20"/>
                            <w:szCs w:val="20"/>
                            <w:lang w:eastAsia="es-ES"/>
                          </w:rPr>
                          <w:t xml:space="preserve">Este módulo es de carácter </w:t>
                        </w:r>
                        <w:r w:rsidR="17A2CBEB" w:rsidRPr="2AB30C22">
                          <w:rPr>
                            <w:rFonts w:ascii="Arial" w:hAnsi="Arial" w:cs="Arial"/>
                            <w:b/>
                            <w:bCs/>
                            <w:sz w:val="20"/>
                            <w:szCs w:val="20"/>
                            <w:lang w:eastAsia="es-ES"/>
                          </w:rPr>
                          <w:t>obligatorio</w:t>
                        </w:r>
                        <w:r w:rsidR="17A2CBEB" w:rsidRPr="2AB30C22">
                          <w:rPr>
                            <w:rFonts w:ascii="Arial" w:hAnsi="Arial" w:cs="Arial"/>
                            <w:sz w:val="20"/>
                            <w:szCs w:val="20"/>
                            <w:lang w:eastAsia="es-ES"/>
                          </w:rPr>
                          <w:t xml:space="preserve"> y debe ser completado durante tus primeras semanas en el FOSIS. Ante cualquier duda o dificultad, puedes escribir</w:t>
                        </w:r>
                        <w:r w:rsidR="197F6C10" w:rsidRPr="2AB30C22">
                          <w:rPr>
                            <w:rFonts w:ascii="Arial" w:hAnsi="Arial" w:cs="Arial"/>
                            <w:sz w:val="20"/>
                            <w:szCs w:val="20"/>
                            <w:lang w:eastAsia="es-ES"/>
                          </w:rPr>
                          <w:t xml:space="preserve"> a desarrollo.organizacional@fosis.gob.cl</w:t>
                        </w:r>
                      </w:p>
                      <w:p w14:paraId="60652BA7" w14:textId="77777777" w:rsidR="00CD4C86" w:rsidRPr="009A6765" w:rsidRDefault="00CD4C86">
                        <w:pPr>
                          <w:jc w:val="center"/>
                          <w:rPr>
                            <w:rFonts w:ascii="Arial" w:hAnsi="Arial" w:cs="Arial"/>
                            <w:sz w:val="20"/>
                            <w:szCs w:val="20"/>
                            <w:lang w:eastAsia="es-ES"/>
                          </w:rPr>
                        </w:pPr>
                      </w:p>
                    </w:tc>
                  </w:tr>
                </w:tbl>
                <w:p w14:paraId="107DBFCB" w14:textId="77777777" w:rsidR="00CD4C86" w:rsidRPr="009A6765" w:rsidRDefault="00CD4C86">
                  <w:pPr>
                    <w:jc w:val="center"/>
                    <w:rPr>
                      <w:rFonts w:cstheme="minorHAnsi"/>
                      <w:lang w:eastAsia="es-ES"/>
                    </w:rPr>
                  </w:pPr>
                </w:p>
              </w:tc>
            </w:tr>
          </w:tbl>
          <w:p w14:paraId="2A3FD492" w14:textId="77777777" w:rsidR="00CD4C86" w:rsidRDefault="00CD4C86">
            <w:pPr>
              <w:jc w:val="both"/>
              <w:rPr>
                <w:b/>
                <w:bCs/>
              </w:rPr>
            </w:pPr>
          </w:p>
        </w:tc>
      </w:tr>
    </w:tbl>
    <w:p w14:paraId="6EB50EA7" w14:textId="77777777" w:rsidR="00CD4C86" w:rsidRDefault="00CD4C86" w:rsidP="002F1C9C">
      <w:pPr>
        <w:jc w:val="both"/>
        <w:rPr>
          <w:b/>
          <w:bCs/>
        </w:rPr>
      </w:pPr>
    </w:p>
    <w:p w14:paraId="1B313514" w14:textId="5E176F06" w:rsidR="00371C12" w:rsidRDefault="00371C12" w:rsidP="2AB30C22">
      <w:pPr>
        <w:jc w:val="both"/>
        <w:rPr>
          <w:b/>
          <w:bCs/>
        </w:rPr>
      </w:pPr>
    </w:p>
    <w:p w14:paraId="399F6124" w14:textId="00475E9A" w:rsidR="00371C12" w:rsidRDefault="00371C12" w:rsidP="2AB30C22">
      <w:pPr>
        <w:jc w:val="both"/>
        <w:rPr>
          <w:b/>
          <w:bCs/>
        </w:rPr>
      </w:pPr>
    </w:p>
    <w:p w14:paraId="5186C72C" w14:textId="28F70122" w:rsidR="00371C12" w:rsidRDefault="00371C12" w:rsidP="2AB30C22">
      <w:pPr>
        <w:jc w:val="both"/>
        <w:rPr>
          <w:b/>
          <w:bCs/>
        </w:rPr>
      </w:pPr>
    </w:p>
    <w:p w14:paraId="576E6FF3" w14:textId="258811B9" w:rsidR="00371C12" w:rsidRDefault="00371C12" w:rsidP="2AB30C22">
      <w:pPr>
        <w:jc w:val="both"/>
        <w:rPr>
          <w:b/>
          <w:bCs/>
        </w:rPr>
      </w:pPr>
      <w:r w:rsidRPr="2AB30C22">
        <w:rPr>
          <w:b/>
          <w:bCs/>
        </w:rPr>
        <w:t xml:space="preserve">ANEXO </w:t>
      </w:r>
      <w:r w:rsidR="009A6765" w:rsidRPr="2AB30C22">
        <w:rPr>
          <w:b/>
          <w:bCs/>
        </w:rPr>
        <w:t>3</w:t>
      </w:r>
      <w:r w:rsidRPr="2AB30C22">
        <w:rPr>
          <w:b/>
          <w:bCs/>
        </w:rPr>
        <w:t xml:space="preserve"> – Certificado de Inducción, reinducción o movilidad interna</w:t>
      </w:r>
    </w:p>
    <w:tbl>
      <w:tblPr>
        <w:tblStyle w:val="Tablaconcuadrcula"/>
        <w:tblW w:w="0" w:type="auto"/>
        <w:jc w:val="center"/>
        <w:tblLook w:val="04A0" w:firstRow="1" w:lastRow="0" w:firstColumn="1" w:lastColumn="0" w:noHBand="0" w:noVBand="1"/>
      </w:tblPr>
      <w:tblGrid>
        <w:gridCol w:w="8828"/>
      </w:tblGrid>
      <w:tr w:rsidR="00FB76ED" w14:paraId="3FE26FD6" w14:textId="77777777" w:rsidTr="2AB30C22">
        <w:trPr>
          <w:trHeight w:val="300"/>
          <w:jc w:val="center"/>
        </w:trPr>
        <w:tc>
          <w:tcPr>
            <w:tcW w:w="8828" w:type="dxa"/>
          </w:tcPr>
          <w:p w14:paraId="782E7BD1" w14:textId="19305718" w:rsidR="00FB76ED" w:rsidRPr="00290194" w:rsidRDefault="7B835E87" w:rsidP="002F1C9C">
            <w:pPr>
              <w:jc w:val="both"/>
            </w:pPr>
            <w:bookmarkStart w:id="47" w:name="_Hlk154482552"/>
            <w:r w:rsidRPr="00290194">
              <w:t>De acuerdo con lo establecido por la Dirección Nacional del Servicio Civil sobre las normas de aplicación</w:t>
            </w:r>
            <w:r w:rsidRPr="00290194">
              <w:rPr>
                <w:spacing w:val="-9"/>
              </w:rPr>
              <w:t xml:space="preserve"> </w:t>
            </w:r>
            <w:r w:rsidRPr="00290194">
              <w:t>general</w:t>
            </w:r>
            <w:r w:rsidRPr="00290194">
              <w:rPr>
                <w:spacing w:val="-4"/>
              </w:rPr>
              <w:t xml:space="preserve"> </w:t>
            </w:r>
            <w:r w:rsidRPr="00290194">
              <w:t>en</w:t>
            </w:r>
            <w:r w:rsidRPr="00290194">
              <w:rPr>
                <w:spacing w:val="-10"/>
              </w:rPr>
              <w:t xml:space="preserve"> </w:t>
            </w:r>
            <w:r w:rsidRPr="00290194">
              <w:t>materias</w:t>
            </w:r>
            <w:r w:rsidRPr="00290194">
              <w:rPr>
                <w:spacing w:val="-7"/>
              </w:rPr>
              <w:t xml:space="preserve"> </w:t>
            </w:r>
            <w:r w:rsidRPr="00290194">
              <w:t>de</w:t>
            </w:r>
            <w:r w:rsidRPr="00290194">
              <w:rPr>
                <w:spacing w:val="-14"/>
              </w:rPr>
              <w:t xml:space="preserve"> </w:t>
            </w:r>
            <w:r w:rsidRPr="00290194">
              <w:t>gestión</w:t>
            </w:r>
            <w:r w:rsidRPr="00290194">
              <w:rPr>
                <w:spacing w:val="-5"/>
              </w:rPr>
              <w:t xml:space="preserve"> </w:t>
            </w:r>
            <w:r w:rsidRPr="00290194">
              <w:t>y</w:t>
            </w:r>
            <w:r w:rsidRPr="00290194">
              <w:rPr>
                <w:spacing w:val="-12"/>
              </w:rPr>
              <w:t xml:space="preserve"> </w:t>
            </w:r>
            <w:r w:rsidRPr="00290194">
              <w:t>desarrollo</w:t>
            </w:r>
            <w:r w:rsidRPr="00290194">
              <w:rPr>
                <w:spacing w:val="-10"/>
              </w:rPr>
              <w:t xml:space="preserve"> </w:t>
            </w:r>
            <w:r w:rsidRPr="00290194">
              <w:t>de</w:t>
            </w:r>
            <w:r w:rsidRPr="00290194">
              <w:rPr>
                <w:spacing w:val="-11"/>
              </w:rPr>
              <w:t xml:space="preserve"> </w:t>
            </w:r>
            <w:r w:rsidRPr="00290194">
              <w:t>personas</w:t>
            </w:r>
            <w:r w:rsidRPr="00290194">
              <w:rPr>
                <w:spacing w:val="-10"/>
              </w:rPr>
              <w:t xml:space="preserve"> </w:t>
            </w:r>
            <w:r w:rsidRPr="00290194">
              <w:t>a</w:t>
            </w:r>
            <w:r w:rsidRPr="00290194">
              <w:rPr>
                <w:spacing w:val="-9"/>
              </w:rPr>
              <w:t xml:space="preserve"> </w:t>
            </w:r>
            <w:r w:rsidRPr="00290194">
              <w:t>todos</w:t>
            </w:r>
            <w:r w:rsidRPr="00290194">
              <w:rPr>
                <w:spacing w:val="-10"/>
              </w:rPr>
              <w:t xml:space="preserve"> </w:t>
            </w:r>
            <w:r w:rsidRPr="00290194">
              <w:t>los</w:t>
            </w:r>
            <w:r w:rsidRPr="00290194">
              <w:rPr>
                <w:spacing w:val="-8"/>
              </w:rPr>
              <w:t xml:space="preserve"> </w:t>
            </w:r>
            <w:r w:rsidRPr="00290194">
              <w:t>Servicios</w:t>
            </w:r>
            <w:r w:rsidRPr="00290194">
              <w:rPr>
                <w:spacing w:val="-10"/>
              </w:rPr>
              <w:t xml:space="preserve"> </w:t>
            </w:r>
            <w:r w:rsidRPr="00290194">
              <w:t xml:space="preserve">Públicos es que se debe aplicar el proceso de inducción, reinducción o inducción por movilidad interna a </w:t>
            </w:r>
            <w:r w:rsidR="481208BE">
              <w:lastRenderedPageBreak/>
              <w:t xml:space="preserve">quienes </w:t>
            </w:r>
            <w:r w:rsidRPr="00290194">
              <w:t>se integre</w:t>
            </w:r>
            <w:r w:rsidR="481208BE">
              <w:t>n</w:t>
            </w:r>
            <w:r w:rsidRPr="00290194">
              <w:t xml:space="preserve"> </w:t>
            </w:r>
            <w:r w:rsidR="481208BE">
              <w:t xml:space="preserve">por primera vez </w:t>
            </w:r>
            <w:r w:rsidRPr="00290194">
              <w:t>o reintegre</w:t>
            </w:r>
            <w:r w:rsidR="481208BE">
              <w:t>n</w:t>
            </w:r>
            <w:r w:rsidRPr="00290194">
              <w:t xml:space="preserve"> a sus funciones</w:t>
            </w:r>
            <w:r w:rsidR="481208BE">
              <w:t xml:space="preserve"> </w:t>
            </w:r>
            <w:r w:rsidRPr="00290194">
              <w:t>por un periodo superior a 6 meses, o que asuma una nueva función dentro del Servicio.</w:t>
            </w:r>
          </w:p>
          <w:p w14:paraId="7D244915" w14:textId="77777777" w:rsidR="00FB76ED" w:rsidRPr="00290194" w:rsidRDefault="00FB76ED" w:rsidP="002F1C9C">
            <w:pPr>
              <w:jc w:val="both"/>
            </w:pPr>
          </w:p>
          <w:p w14:paraId="33F61C01" w14:textId="77777777" w:rsidR="00FB76ED" w:rsidRPr="00290194" w:rsidRDefault="00FB76ED" w:rsidP="00FA4449">
            <w:pPr>
              <w:jc w:val="both"/>
              <w:rPr>
                <w:b/>
                <w:i/>
              </w:rPr>
            </w:pPr>
            <w:r w:rsidRPr="00290194">
              <w:rPr>
                <w:b/>
                <w:i/>
              </w:rPr>
              <w:t>Indique el proceso que corresponda:</w:t>
            </w:r>
          </w:p>
          <w:p w14:paraId="039D2C22" w14:textId="77777777" w:rsidR="00FB76ED" w:rsidRPr="00290194" w:rsidRDefault="00FB76ED" w:rsidP="00FB76ED">
            <w:pPr>
              <w:spacing w:before="21"/>
              <w:ind w:left="556"/>
            </w:pPr>
            <w:r w:rsidRPr="00290194">
              <w:t>(marque con una x)</w:t>
            </w:r>
          </w:p>
          <w:p w14:paraId="3FB2B8B1" w14:textId="77777777" w:rsidR="00FB76ED" w:rsidRPr="00290194" w:rsidRDefault="00FB76ED" w:rsidP="00FB76ED">
            <w:pPr>
              <w:spacing w:before="21"/>
              <w:ind w:left="556"/>
            </w:pPr>
          </w:p>
          <w:tbl>
            <w:tblPr>
              <w:tblStyle w:val="Tablaconcuadrcula"/>
              <w:tblW w:w="0" w:type="auto"/>
              <w:jc w:val="center"/>
              <w:tblLook w:val="04A0" w:firstRow="1" w:lastRow="0" w:firstColumn="1" w:lastColumn="0" w:noHBand="0" w:noVBand="1"/>
            </w:tblPr>
            <w:tblGrid>
              <w:gridCol w:w="4327"/>
              <w:gridCol w:w="993"/>
            </w:tblGrid>
            <w:tr w:rsidR="00FB76ED" w:rsidRPr="00290194" w14:paraId="4A4D79C8" w14:textId="77777777" w:rsidTr="00E56F32">
              <w:trPr>
                <w:trHeight w:val="295"/>
                <w:jc w:val="center"/>
              </w:trPr>
              <w:tc>
                <w:tcPr>
                  <w:tcW w:w="4327" w:type="dxa"/>
                </w:tcPr>
                <w:p w14:paraId="46643BD0" w14:textId="77777777" w:rsidR="00FB76ED" w:rsidRPr="00F854D0" w:rsidRDefault="00FB76ED" w:rsidP="00FB76ED">
                  <w:pPr>
                    <w:pStyle w:val="Textoindependiente"/>
                    <w:rPr>
                      <w:sz w:val="20"/>
                      <w:szCs w:val="20"/>
                    </w:rPr>
                  </w:pPr>
                  <w:r w:rsidRPr="00F854D0">
                    <w:rPr>
                      <w:sz w:val="20"/>
                      <w:szCs w:val="20"/>
                    </w:rPr>
                    <w:t>Inducción</w:t>
                  </w:r>
                </w:p>
              </w:tc>
              <w:tc>
                <w:tcPr>
                  <w:tcW w:w="993" w:type="dxa"/>
                </w:tcPr>
                <w:p w14:paraId="0E57686B" w14:textId="77777777" w:rsidR="00FB76ED" w:rsidRPr="00290194" w:rsidRDefault="00FB76ED" w:rsidP="00FB76ED">
                  <w:pPr>
                    <w:pStyle w:val="Textoindependiente"/>
                  </w:pPr>
                </w:p>
              </w:tc>
            </w:tr>
            <w:tr w:rsidR="00FB76ED" w:rsidRPr="00290194" w14:paraId="49692CC0" w14:textId="77777777" w:rsidTr="00E56F32">
              <w:trPr>
                <w:trHeight w:val="310"/>
                <w:jc w:val="center"/>
              </w:trPr>
              <w:tc>
                <w:tcPr>
                  <w:tcW w:w="4327" w:type="dxa"/>
                </w:tcPr>
                <w:p w14:paraId="1945CE3E" w14:textId="77777777" w:rsidR="00FB76ED" w:rsidRPr="00F854D0" w:rsidRDefault="00FB76ED" w:rsidP="00FB76ED">
                  <w:pPr>
                    <w:pStyle w:val="Textoindependiente"/>
                    <w:rPr>
                      <w:sz w:val="20"/>
                      <w:szCs w:val="20"/>
                    </w:rPr>
                  </w:pPr>
                  <w:r w:rsidRPr="00F854D0">
                    <w:rPr>
                      <w:sz w:val="20"/>
                      <w:szCs w:val="20"/>
                    </w:rPr>
                    <w:t>Reinducción</w:t>
                  </w:r>
                </w:p>
              </w:tc>
              <w:tc>
                <w:tcPr>
                  <w:tcW w:w="993" w:type="dxa"/>
                </w:tcPr>
                <w:p w14:paraId="2605D92C" w14:textId="77777777" w:rsidR="00FB76ED" w:rsidRPr="00290194" w:rsidRDefault="00FB76ED" w:rsidP="00FB76ED">
                  <w:pPr>
                    <w:pStyle w:val="Textoindependiente"/>
                  </w:pPr>
                </w:p>
              </w:tc>
            </w:tr>
            <w:tr w:rsidR="00FB76ED" w:rsidRPr="00290194" w14:paraId="4CBC6F28" w14:textId="77777777" w:rsidTr="00E56F32">
              <w:trPr>
                <w:trHeight w:val="279"/>
                <w:jc w:val="center"/>
              </w:trPr>
              <w:tc>
                <w:tcPr>
                  <w:tcW w:w="4327" w:type="dxa"/>
                </w:tcPr>
                <w:p w14:paraId="62E68B54" w14:textId="77777777" w:rsidR="00FB76ED" w:rsidRPr="00F854D0" w:rsidRDefault="00FB76ED" w:rsidP="00FB76ED">
                  <w:pPr>
                    <w:pStyle w:val="Textoindependiente"/>
                    <w:rPr>
                      <w:sz w:val="20"/>
                      <w:szCs w:val="20"/>
                    </w:rPr>
                  </w:pPr>
                  <w:r w:rsidRPr="00F854D0">
                    <w:rPr>
                      <w:sz w:val="20"/>
                      <w:szCs w:val="20"/>
                    </w:rPr>
                    <w:t>Inducción por movilidad interna</w:t>
                  </w:r>
                </w:p>
              </w:tc>
              <w:tc>
                <w:tcPr>
                  <w:tcW w:w="993" w:type="dxa"/>
                </w:tcPr>
                <w:p w14:paraId="417BFD97" w14:textId="77777777" w:rsidR="00FB76ED" w:rsidRPr="00290194" w:rsidRDefault="00FB76ED" w:rsidP="00FB76ED">
                  <w:pPr>
                    <w:pStyle w:val="Textoindependiente"/>
                  </w:pPr>
                </w:p>
              </w:tc>
            </w:tr>
          </w:tbl>
          <w:p w14:paraId="00102D41" w14:textId="1AB7AC61" w:rsidR="00FB76ED" w:rsidRPr="00290194" w:rsidRDefault="00FB76ED" w:rsidP="00C54907">
            <w:pPr>
              <w:spacing w:before="188"/>
              <w:jc w:val="both"/>
              <w:rPr>
                <w:b/>
              </w:rPr>
            </w:pPr>
            <w:r w:rsidRPr="00290194">
              <w:rPr>
                <w:b/>
              </w:rPr>
              <w:t>Contenidos revisados en inducción, reinducción o inducción por movilidad interna:</w:t>
            </w:r>
          </w:p>
          <w:p w14:paraId="07A4C84B" w14:textId="77777777" w:rsidR="00FB76ED" w:rsidRPr="00994B58" w:rsidRDefault="00FB76ED" w:rsidP="000C1B70">
            <w:pPr>
              <w:pStyle w:val="Prrafodelista"/>
              <w:widowControl w:val="0"/>
              <w:numPr>
                <w:ilvl w:val="0"/>
                <w:numId w:val="24"/>
              </w:numPr>
              <w:tabs>
                <w:tab w:val="left" w:pos="1140"/>
              </w:tabs>
              <w:autoSpaceDE w:val="0"/>
              <w:autoSpaceDN w:val="0"/>
              <w:spacing w:before="190" w:line="243" w:lineRule="exact"/>
              <w:contextualSpacing w:val="0"/>
              <w:rPr>
                <w:b/>
                <w:bCs/>
              </w:rPr>
            </w:pPr>
            <w:r w:rsidRPr="00994B58">
              <w:rPr>
                <w:b/>
                <w:bCs/>
              </w:rPr>
              <w:t>Perfil de cargo</w:t>
            </w:r>
          </w:p>
          <w:p w14:paraId="57A4A922" w14:textId="77777777" w:rsidR="00FB76ED" w:rsidRPr="00290194" w:rsidRDefault="7B835E87" w:rsidP="000C1B70">
            <w:pPr>
              <w:pStyle w:val="Prrafodelista"/>
              <w:widowControl w:val="0"/>
              <w:numPr>
                <w:ilvl w:val="0"/>
                <w:numId w:val="24"/>
              </w:numPr>
              <w:tabs>
                <w:tab w:val="left" w:pos="1140"/>
              </w:tabs>
              <w:autoSpaceDE w:val="0"/>
              <w:autoSpaceDN w:val="0"/>
              <w:spacing w:line="243" w:lineRule="exact"/>
              <w:rPr>
                <w:b/>
                <w:bCs/>
              </w:rPr>
            </w:pPr>
            <w:r w:rsidRPr="00290194">
              <w:rPr>
                <w:b/>
                <w:bCs/>
              </w:rPr>
              <w:t>Expectativas de</w:t>
            </w:r>
            <w:r w:rsidRPr="00290194">
              <w:rPr>
                <w:b/>
                <w:bCs/>
                <w:spacing w:val="1"/>
              </w:rPr>
              <w:t xml:space="preserve"> </w:t>
            </w:r>
            <w:r w:rsidRPr="00290194">
              <w:rPr>
                <w:b/>
                <w:bCs/>
              </w:rPr>
              <w:t>desempeño</w:t>
            </w:r>
          </w:p>
          <w:p w14:paraId="62F95436" w14:textId="77777777" w:rsidR="00FB76ED" w:rsidRPr="00290194" w:rsidRDefault="7B835E87" w:rsidP="000C1B70">
            <w:pPr>
              <w:pStyle w:val="Prrafodelista"/>
              <w:widowControl w:val="0"/>
              <w:numPr>
                <w:ilvl w:val="0"/>
                <w:numId w:val="24"/>
              </w:numPr>
              <w:tabs>
                <w:tab w:val="left" w:pos="1140"/>
              </w:tabs>
              <w:autoSpaceDE w:val="0"/>
              <w:autoSpaceDN w:val="0"/>
              <w:spacing w:line="242" w:lineRule="exact"/>
              <w:rPr>
                <w:b/>
                <w:bCs/>
              </w:rPr>
            </w:pPr>
            <w:r w:rsidRPr="00290194">
              <w:rPr>
                <w:b/>
                <w:bCs/>
              </w:rPr>
              <w:t>Funciones y responsabilidades de acuerdo con la estructura y metas de la</w:t>
            </w:r>
            <w:r w:rsidRPr="00290194">
              <w:rPr>
                <w:b/>
                <w:bCs/>
                <w:spacing w:val="-25"/>
              </w:rPr>
              <w:t xml:space="preserve"> </w:t>
            </w:r>
            <w:r w:rsidRPr="00290194">
              <w:rPr>
                <w:b/>
                <w:bCs/>
              </w:rPr>
              <w:t>organización</w:t>
            </w:r>
          </w:p>
          <w:p w14:paraId="3BE22906" w14:textId="6CA32DD5" w:rsidR="00FB76ED" w:rsidRPr="00290194" w:rsidRDefault="7B835E87" w:rsidP="000C1B70">
            <w:pPr>
              <w:pStyle w:val="Prrafodelista"/>
              <w:widowControl w:val="0"/>
              <w:numPr>
                <w:ilvl w:val="0"/>
                <w:numId w:val="24"/>
              </w:numPr>
              <w:tabs>
                <w:tab w:val="left" w:pos="1140"/>
              </w:tabs>
              <w:autoSpaceDE w:val="0"/>
              <w:autoSpaceDN w:val="0"/>
              <w:spacing w:line="242" w:lineRule="exact"/>
              <w:rPr>
                <w:b/>
                <w:bCs/>
              </w:rPr>
            </w:pPr>
            <w:r w:rsidRPr="00290194">
              <w:rPr>
                <w:b/>
                <w:bCs/>
              </w:rPr>
              <w:t>Equipo y espacios de</w:t>
            </w:r>
            <w:r w:rsidRPr="00290194">
              <w:rPr>
                <w:b/>
                <w:bCs/>
                <w:spacing w:val="-14"/>
              </w:rPr>
              <w:t xml:space="preserve"> </w:t>
            </w:r>
            <w:r w:rsidRPr="00290194">
              <w:rPr>
                <w:b/>
                <w:bCs/>
              </w:rPr>
              <w:t>trabajo</w:t>
            </w:r>
          </w:p>
          <w:p w14:paraId="358B5DD3" w14:textId="0BED1C7D" w:rsidR="2AB30C22" w:rsidRDefault="2AB30C22" w:rsidP="2AB30C22">
            <w:pPr>
              <w:pStyle w:val="Prrafodelista"/>
              <w:widowControl w:val="0"/>
              <w:tabs>
                <w:tab w:val="left" w:pos="1140"/>
              </w:tabs>
              <w:spacing w:line="242" w:lineRule="exact"/>
              <w:ind w:left="1139"/>
              <w:rPr>
                <w:b/>
                <w:bCs/>
              </w:rPr>
            </w:pPr>
          </w:p>
          <w:p w14:paraId="0EFE8FFF" w14:textId="16F18226" w:rsidR="00FB76ED" w:rsidRPr="00290194" w:rsidRDefault="001D5D85" w:rsidP="00FB76ED">
            <w:pPr>
              <w:pStyle w:val="Textoindependiente"/>
            </w:pPr>
            <w:r w:rsidRPr="00290194">
              <w:rPr>
                <w:noProof/>
              </w:rPr>
              <mc:AlternateContent>
                <mc:Choice Requires="wps">
                  <w:drawing>
                    <wp:anchor distT="0" distB="0" distL="0" distR="0" simplePos="0" relativeHeight="251658240" behindDoc="1" locked="0" layoutInCell="1" allowOverlap="1" wp14:anchorId="624B31E9" wp14:editId="4C7D3DD4">
                      <wp:simplePos x="0" y="0"/>
                      <wp:positionH relativeFrom="page">
                        <wp:posOffset>290830</wp:posOffset>
                      </wp:positionH>
                      <wp:positionV relativeFrom="paragraph">
                        <wp:posOffset>262255</wp:posOffset>
                      </wp:positionV>
                      <wp:extent cx="5156835" cy="1085850"/>
                      <wp:effectExtent l="0" t="0" r="24765" b="19050"/>
                      <wp:wrapThrough wrapText="bothSides">
                        <wp:wrapPolygon edited="0">
                          <wp:start x="0" y="0"/>
                          <wp:lineTo x="0" y="21867"/>
                          <wp:lineTo x="21641" y="21867"/>
                          <wp:lineTo x="21641" y="0"/>
                          <wp:lineTo x="0" y="0"/>
                        </wp:wrapPolygon>
                      </wp:wrapThrough>
                      <wp:docPr id="19"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6835" cy="1085850"/>
                              </a:xfrm>
                              <a:prstGeom prst="rect">
                                <a:avLst/>
                              </a:prstGeom>
                              <a:noFill/>
                              <a:ln w="6096">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227BC1EC" w14:textId="77777777" w:rsidR="008E114F" w:rsidRDefault="008E114F" w:rsidP="00C54907">
                                  <w:pPr>
                                    <w:spacing w:before="3"/>
                                    <w:ind w:left="103"/>
                                    <w:jc w:val="center"/>
                                    <w:rPr>
                                      <w:i/>
                                      <w:sz w:val="20"/>
                                    </w:rPr>
                                  </w:pPr>
                                  <w:r>
                                    <w:rPr>
                                      <w:i/>
                                      <w:sz w:val="20"/>
                                    </w:rPr>
                                    <w:t>Observaciones: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24B31E9" id="_x0000_t202" coordsize="21600,21600" o:spt="202" path="m,l,21600r21600,l21600,xe">
                      <v:stroke joinstyle="miter"/>
                      <v:path gradientshapeok="t" o:connecttype="rect"/>
                    </v:shapetype>
                    <v:shape id="Text Box 10" o:spid="_x0000_s1026" type="#_x0000_t202" style="position:absolute;margin-left:22.9pt;margin-top:20.65pt;width:406.05pt;height:85.5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" filled="f" strokeweight=".48pt">
                      <v:textbox inset="0,0,0,0">
                        <w:txbxContent>
                          <w:p w14:paraId="227BC1EC" w14:textId="77777777" w:rsidR="008E114F" w:rsidRDefault="008E114F" w:rsidP="00C54907">
                            <w:pPr>
                              <w:spacing w:before="3"/>
                              <w:ind w:left="103"/>
                              <w:jc w:val="center"/>
                              <w:rPr>
                                <w:i/>
                                <w:sz w:val="20"/>
                              </w:rPr>
                            </w:pPr>
                            <w:r>
                              <w:rPr>
                                <w:i/>
                                <w:sz w:val="20"/>
                              </w:rPr>
                              <w:t>Observaciones:</w:t>
                            </w:r>
                          </w:p>
                        </w:txbxContent>
                      </v:textbox>
                      <w10:wrap type="through" anchorx="page"/>
                    </v:shape>
                  </w:pict>
                </mc:Fallback>
              </mc:AlternateContent>
            </w:r>
          </w:p>
          <w:p w14:paraId="56E6F53D" w14:textId="1773CC26" w:rsidR="00FB76ED" w:rsidRPr="00290194" w:rsidRDefault="00FB76ED" w:rsidP="00FB76ED">
            <w:pPr>
              <w:spacing w:before="181"/>
              <w:ind w:left="419" w:right="593"/>
              <w:jc w:val="both"/>
            </w:pPr>
            <w:r w:rsidRPr="00290194">
              <w:t>Declaro recibir por parte del Fondo de Solidaridad e Inversión Social (F</w:t>
            </w:r>
            <w:r w:rsidR="00B547CE" w:rsidRPr="00290194">
              <w:t>OSIS</w:t>
            </w:r>
            <w:r w:rsidRPr="00290194">
              <w:t>), la inducción, reinducción o inducción por movilidad interna, dando cumplimiento al procedimiento PR-GDP- 6.2.2-02 y a las normas emanadas Dirección Nacional del Servicio Civil. Para todo efecto, me considero oportunamente informado/a.</w:t>
            </w:r>
          </w:p>
          <w:p w14:paraId="408AC270" w14:textId="77777777" w:rsidR="00FB76ED" w:rsidRPr="00290194" w:rsidRDefault="00FB76ED" w:rsidP="00FB76ED">
            <w:pPr>
              <w:pStyle w:val="Textoindependiente"/>
            </w:pPr>
          </w:p>
          <w:p w14:paraId="20FCCB30" w14:textId="1D5FEE15" w:rsidR="2AB30C22" w:rsidRDefault="2AB30C22" w:rsidP="2AB30C22">
            <w:pPr>
              <w:pStyle w:val="Textoindependiente"/>
            </w:pPr>
          </w:p>
          <w:p w14:paraId="31E93F56" w14:textId="541CC640" w:rsidR="2AB30C22" w:rsidRDefault="2AB30C22" w:rsidP="2AB30C22">
            <w:pPr>
              <w:pStyle w:val="Textoindependiente"/>
            </w:pPr>
          </w:p>
          <w:p w14:paraId="3954AACA" w14:textId="3AAEBBF8" w:rsidR="2AB30C22" w:rsidRDefault="2AB30C22" w:rsidP="2AB30C22">
            <w:pPr>
              <w:pStyle w:val="Textoindependiente"/>
            </w:pPr>
          </w:p>
          <w:p w14:paraId="26521689" w14:textId="45E6912D" w:rsidR="00FB76ED" w:rsidRPr="00290194" w:rsidRDefault="00B547CE" w:rsidP="00FB76ED">
            <w:pPr>
              <w:pStyle w:val="Textoindependiente"/>
            </w:pPr>
            <w:r w:rsidRPr="00290194">
              <w:rPr>
                <w:noProof/>
              </w:rPr>
              <mc:AlternateContent>
                <mc:Choice Requires="wps">
                  <w:drawing>
                    <wp:anchor distT="0" distB="0" distL="0" distR="0" simplePos="0" relativeHeight="251658242" behindDoc="1" locked="0" layoutInCell="1" allowOverlap="1" wp14:anchorId="564E7F99" wp14:editId="5E729BEB">
                      <wp:simplePos x="0" y="0"/>
                      <wp:positionH relativeFrom="page">
                        <wp:posOffset>2935605</wp:posOffset>
                      </wp:positionH>
                      <wp:positionV relativeFrom="paragraph">
                        <wp:posOffset>193675</wp:posOffset>
                      </wp:positionV>
                      <wp:extent cx="2378075" cy="45085"/>
                      <wp:effectExtent l="0" t="0" r="0" b="0"/>
                      <wp:wrapTopAndBottom/>
                      <wp:docPr id="17" name="AutoShap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V="1">
                                <a:off x="0" y="0"/>
                                <a:ext cx="2378075" cy="45085"/>
                              </a:xfrm>
                              <a:custGeom>
                                <a:avLst/>
                                <a:gdLst>
                                  <a:gd name="T0" fmla="+- 0 8229 8229"/>
                                  <a:gd name="T1" fmla="*/ T0 w 2165"/>
                                  <a:gd name="T2" fmla="+- 0 8483 8229"/>
                                  <a:gd name="T3" fmla="*/ T2 w 2165"/>
                                  <a:gd name="T4" fmla="+- 0 8486 8229"/>
                                  <a:gd name="T5" fmla="*/ T4 w 2165"/>
                                  <a:gd name="T6" fmla="+- 0 10394 8229"/>
                                  <a:gd name="T7" fmla="*/ T6 w 2165"/>
                                </a:gdLst>
                                <a:ahLst/>
                                <a:cxnLst>
                                  <a:cxn ang="0">
                                    <a:pos x="T1" y="0"/>
                                  </a:cxn>
                                  <a:cxn ang="0">
                                    <a:pos x="T3" y="0"/>
                                  </a:cxn>
                                  <a:cxn ang="0">
                                    <a:pos x="T5" y="0"/>
                                  </a:cxn>
                                  <a:cxn ang="0">
                                    <a:pos x="T7" y="0"/>
                                  </a:cxn>
                                </a:cxnLst>
                                <a:rect l="0" t="0" r="r" b="b"/>
                                <a:pathLst>
                                  <a:path w="2165">
                                    <a:moveTo>
                                      <a:pt x="0" y="0"/>
                                    </a:moveTo>
                                    <a:lnTo>
                                      <a:pt x="254" y="0"/>
                                    </a:lnTo>
                                    <a:moveTo>
                                      <a:pt x="257" y="0"/>
                                    </a:moveTo>
                                    <a:lnTo>
                                      <a:pt x="2165" y="0"/>
                                    </a:lnTo>
                                  </a:path>
                                </a:pathLst>
                              </a:custGeom>
                              <a:noFill/>
                              <a:ln w="7463">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18A23A14">
                    <v:shape id="AutoShape 8" style="position:absolute;margin-left:231.15pt;margin-top:15.25pt;width:187.25pt;height:3.55pt;flip:y;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165,45085" o:spid="_x0000_s1026" filled="f" strokeweight=".20731mm" path="m,l254,t3,l2165,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" w14:anchorId="2F9D94EB">
                      <v:path arrowok="t" o:connecttype="custom" o:connectlocs="0,0;278998,0;282293,0;2378075,0" o:connectangles="0,0,0,0"/>
                      <w10:wrap type="topAndBottom" anchorx="page"/>
                    </v:shape>
                  </w:pict>
                </mc:Fallback>
              </mc:AlternateContent>
            </w:r>
            <w:r w:rsidRPr="00290194">
              <w:rPr>
                <w:noProof/>
              </w:rPr>
              <mc:AlternateContent>
                <mc:Choice Requires="wps">
                  <w:drawing>
                    <wp:anchor distT="0" distB="0" distL="0" distR="0" simplePos="0" relativeHeight="251658241" behindDoc="1" locked="0" layoutInCell="1" allowOverlap="1" wp14:anchorId="4310149C" wp14:editId="14FFD1DB">
                      <wp:simplePos x="0" y="0"/>
                      <wp:positionH relativeFrom="page">
                        <wp:posOffset>140335</wp:posOffset>
                      </wp:positionH>
                      <wp:positionV relativeFrom="paragraph">
                        <wp:posOffset>247015</wp:posOffset>
                      </wp:positionV>
                      <wp:extent cx="2464435" cy="45085"/>
                      <wp:effectExtent l="0" t="0" r="0" b="0"/>
                      <wp:wrapTopAndBottom/>
                      <wp:docPr id="18" name="Freeform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464435" cy="45085"/>
                              </a:xfrm>
                              <a:custGeom>
                                <a:avLst/>
                                <a:gdLst>
                                  <a:gd name="T0" fmla="+- 0 1359 1359"/>
                                  <a:gd name="T1" fmla="*/ T0 w 2163"/>
                                  <a:gd name="T2" fmla="+- 0 3522 1359"/>
                                  <a:gd name="T3" fmla="*/ T2 w 2163"/>
                                </a:gdLst>
                                <a:ahLst/>
                                <a:cxnLst>
                                  <a:cxn ang="0">
                                    <a:pos x="T1" y="0"/>
                                  </a:cxn>
                                  <a:cxn ang="0">
                                    <a:pos x="T3" y="0"/>
                                  </a:cxn>
                                </a:cxnLst>
                                <a:rect l="0" t="0" r="r" b="b"/>
                                <a:pathLst>
                                  <a:path w="2163">
                                    <a:moveTo>
                                      <a:pt x="0" y="0"/>
                                    </a:moveTo>
                                    <a:lnTo>
                                      <a:pt x="2163" y="0"/>
                                    </a:lnTo>
                                  </a:path>
                                </a:pathLst>
                              </a:custGeom>
                              <a:noFill/>
                              <a:ln w="7463">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2BF10BBB">
                    <v:shape id="Freeform 9" style="position:absolute;margin-left:11.05pt;margin-top:19.45pt;width:194.05pt;height:3.55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163,45085" o:spid="_x0000_s1026" filled="f" strokeweight=".20731mm" path="m,l2163,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" w14:anchorId="4B084247">
                      <v:path arrowok="t" o:connecttype="custom" o:connectlocs="0,0;2464435,0" o:connectangles="0,0"/>
                      <w10:wrap type="topAndBottom" anchorx="page"/>
                    </v:shape>
                  </w:pict>
                </mc:Fallback>
              </mc:AlternateContent>
            </w:r>
          </w:p>
          <w:p w14:paraId="0114869F" w14:textId="5A9DA52E" w:rsidR="00FB76ED" w:rsidRPr="00290194" w:rsidRDefault="2C44F092" w:rsidP="00904DF9">
            <w:pPr>
              <w:tabs>
                <w:tab w:val="left" w:pos="7560"/>
              </w:tabs>
            </w:pPr>
            <w:r>
              <w:t xml:space="preserve">Nombre y </w:t>
            </w:r>
            <w:r w:rsidR="7B835E87">
              <w:t>firm</w:t>
            </w:r>
            <w:r w:rsidR="48820DF3">
              <w:t xml:space="preserve">a </w:t>
            </w:r>
            <w:r w:rsidR="3D7B6168">
              <w:t xml:space="preserve">de </w:t>
            </w:r>
            <w:r w:rsidR="48820DF3">
              <w:t>quien recibe inducción</w:t>
            </w:r>
            <w:r w:rsidR="7B835E87">
              <w:t xml:space="preserve">              </w:t>
            </w:r>
            <w:r w:rsidR="74F9DF07">
              <w:t xml:space="preserve">Nombre y </w:t>
            </w:r>
            <w:r w:rsidR="7B835E87">
              <w:t xml:space="preserve">firma </w:t>
            </w:r>
            <w:r w:rsidR="56111108">
              <w:t xml:space="preserve">de </w:t>
            </w:r>
            <w:r w:rsidR="48820DF3">
              <w:t xml:space="preserve">quien realiza </w:t>
            </w:r>
            <w:r w:rsidR="177358CE">
              <w:t xml:space="preserve">la </w:t>
            </w:r>
            <w:r w:rsidR="48820DF3">
              <w:t>Inducción</w:t>
            </w:r>
          </w:p>
          <w:p w14:paraId="2F20A4F9" w14:textId="20040A9B" w:rsidR="00FB76ED" w:rsidRPr="00290194" w:rsidRDefault="00FB76ED" w:rsidP="2AB30C22">
            <w:pPr>
              <w:tabs>
                <w:tab w:val="left" w:pos="7560"/>
              </w:tabs>
            </w:pPr>
          </w:p>
          <w:p w14:paraId="4989A096" w14:textId="4F186115" w:rsidR="00FB76ED" w:rsidRPr="00FB76ED" w:rsidRDefault="00FB76ED" w:rsidP="00FB76ED">
            <w:pPr>
              <w:tabs>
                <w:tab w:val="left" w:pos="7560"/>
              </w:tabs>
              <w:ind w:left="698"/>
              <w:rPr>
                <w:sz w:val="20"/>
              </w:rPr>
            </w:pPr>
            <w:r w:rsidRPr="00290194">
              <w:t xml:space="preserve">           </w:t>
            </w:r>
            <w:r w:rsidR="00290194" w:rsidRPr="00290194">
              <w:t xml:space="preserve"> </w:t>
            </w:r>
            <w:r w:rsidR="00F854D0">
              <w:t xml:space="preserve"> </w:t>
            </w:r>
            <w:proofErr w:type="gramStart"/>
            <w:r w:rsidRPr="00290194">
              <w:t>Fecha</w:t>
            </w:r>
            <w:r>
              <w:rPr>
                <w:sz w:val="20"/>
              </w:rPr>
              <w:t xml:space="preserve"> </w:t>
            </w:r>
            <w:r w:rsidR="00326D7C">
              <w:rPr>
                <w:sz w:val="20"/>
              </w:rPr>
              <w:t>:</w:t>
            </w:r>
            <w:proofErr w:type="gramEnd"/>
            <w:r w:rsidR="00326D7C">
              <w:rPr>
                <w:sz w:val="20"/>
              </w:rPr>
              <w:t xml:space="preserve"> </w:t>
            </w:r>
          </w:p>
        </w:tc>
      </w:tr>
      <w:bookmarkEnd w:id="47"/>
    </w:tbl>
    <w:p w14:paraId="09D5FCE6" w14:textId="1564935B" w:rsidR="2AB30C22" w:rsidRDefault="2AB30C22"/>
    <w:p w14:paraId="22FEBF77" w14:textId="11418F44" w:rsidR="00290194" w:rsidRDefault="00290194" w:rsidP="002F1C9C">
      <w:pPr>
        <w:jc w:val="both"/>
        <w:rPr>
          <w:b/>
          <w:bCs/>
        </w:rPr>
      </w:pPr>
      <w:r>
        <w:rPr>
          <w:b/>
          <w:bCs/>
        </w:rPr>
        <w:t xml:space="preserve">ANEXO </w:t>
      </w:r>
      <w:r w:rsidR="00417271">
        <w:rPr>
          <w:b/>
          <w:bCs/>
        </w:rPr>
        <w:t>4</w:t>
      </w:r>
      <w:r>
        <w:rPr>
          <w:b/>
          <w:bCs/>
        </w:rPr>
        <w:t xml:space="preserve"> – Certificado de Inducción de</w:t>
      </w:r>
      <w:r w:rsidR="00CD3DA1">
        <w:rPr>
          <w:b/>
          <w:bCs/>
        </w:rPr>
        <w:t xml:space="preserve"> Obligación de Informar</w:t>
      </w:r>
    </w:p>
    <w:tbl>
      <w:tblPr>
        <w:tblStyle w:val="Tablaconcuadrcula"/>
        <w:tblW w:w="0" w:type="auto"/>
        <w:jc w:val="center"/>
        <w:tblLook w:val="04A0" w:firstRow="1" w:lastRow="0" w:firstColumn="1" w:lastColumn="0" w:noHBand="0" w:noVBand="1"/>
      </w:tblPr>
      <w:tblGrid>
        <w:gridCol w:w="8828"/>
      </w:tblGrid>
      <w:tr w:rsidR="00290194" w14:paraId="5EFBC36E" w14:textId="77777777" w:rsidTr="2AB30C22">
        <w:trPr>
          <w:jc w:val="center"/>
        </w:trPr>
        <w:tc>
          <w:tcPr>
            <w:tcW w:w="8828" w:type="dxa"/>
          </w:tcPr>
          <w:p w14:paraId="43AAE47D" w14:textId="353800F1" w:rsidR="00290194" w:rsidRDefault="00290194" w:rsidP="2AB30C22">
            <w:pPr>
              <w:jc w:val="both"/>
              <w:rPr>
                <w:rFonts w:ascii="Calibri" w:eastAsia="Calibri" w:hAnsi="Calibri" w:cs="Calibri"/>
                <w:sz w:val="20"/>
                <w:szCs w:val="20"/>
              </w:rPr>
            </w:pPr>
            <w:bookmarkStart w:id="48" w:name="_Hlk154482638"/>
            <w:r w:rsidRPr="2AB30C22">
              <w:rPr>
                <w:sz w:val="20"/>
                <w:szCs w:val="20"/>
              </w:rPr>
              <w:lastRenderedPageBreak/>
              <w:t>De acuerdo</w:t>
            </w:r>
            <w:r w:rsidRPr="2AB30C22">
              <w:rPr>
                <w:spacing w:val="-14"/>
                <w:sz w:val="20"/>
                <w:szCs w:val="20"/>
              </w:rPr>
              <w:t xml:space="preserve"> </w:t>
            </w:r>
            <w:r w:rsidRPr="2AB30C22">
              <w:rPr>
                <w:sz w:val="20"/>
                <w:szCs w:val="20"/>
              </w:rPr>
              <w:t>con</w:t>
            </w:r>
            <w:r w:rsidRPr="2AB30C22">
              <w:rPr>
                <w:spacing w:val="-14"/>
                <w:sz w:val="20"/>
                <w:szCs w:val="20"/>
              </w:rPr>
              <w:t xml:space="preserve"> </w:t>
            </w:r>
            <w:r w:rsidRPr="2AB30C22">
              <w:rPr>
                <w:sz w:val="20"/>
                <w:szCs w:val="20"/>
              </w:rPr>
              <w:t>lo</w:t>
            </w:r>
            <w:r w:rsidRPr="2AB30C22">
              <w:rPr>
                <w:spacing w:val="-15"/>
                <w:sz w:val="20"/>
                <w:szCs w:val="20"/>
              </w:rPr>
              <w:t xml:space="preserve"> </w:t>
            </w:r>
            <w:r w:rsidRPr="2AB30C22">
              <w:rPr>
                <w:sz w:val="20"/>
                <w:szCs w:val="20"/>
              </w:rPr>
              <w:t>establecido</w:t>
            </w:r>
            <w:r w:rsidRPr="2AB30C22">
              <w:rPr>
                <w:spacing w:val="-12"/>
                <w:sz w:val="20"/>
                <w:szCs w:val="20"/>
              </w:rPr>
              <w:t xml:space="preserve"> </w:t>
            </w:r>
            <w:r w:rsidRPr="2AB30C22">
              <w:rPr>
                <w:sz w:val="20"/>
                <w:szCs w:val="20"/>
              </w:rPr>
              <w:t>en</w:t>
            </w:r>
            <w:r w:rsidRPr="2AB30C22">
              <w:rPr>
                <w:spacing w:val="-13"/>
                <w:sz w:val="20"/>
                <w:szCs w:val="20"/>
              </w:rPr>
              <w:t xml:space="preserve"> </w:t>
            </w:r>
            <w:r w:rsidR="2E5EB5A1" w:rsidRPr="2AB30C22">
              <w:rPr>
                <w:spacing w:val="-13"/>
                <w:sz w:val="20"/>
                <w:szCs w:val="20"/>
              </w:rPr>
              <w:t>e</w:t>
            </w:r>
            <w:r w:rsidR="2E5EB5A1" w:rsidRPr="2AB30C22">
              <w:rPr>
                <w:rFonts w:ascii="Calibri" w:eastAsia="Calibri" w:hAnsi="Calibri" w:cs="Calibri"/>
                <w:sz w:val="20"/>
                <w:szCs w:val="20"/>
              </w:rPr>
              <w:t xml:space="preserve">l artículo 15 del Decreto Supremo </w:t>
            </w:r>
            <w:proofErr w:type="spellStart"/>
            <w:r w:rsidR="2E5EB5A1" w:rsidRPr="2AB30C22">
              <w:rPr>
                <w:rFonts w:ascii="Calibri" w:eastAsia="Calibri" w:hAnsi="Calibri" w:cs="Calibri"/>
                <w:sz w:val="20"/>
                <w:szCs w:val="20"/>
              </w:rPr>
              <w:t>Nº</w:t>
            </w:r>
            <w:proofErr w:type="spellEnd"/>
            <w:r w:rsidR="2E5EB5A1" w:rsidRPr="2AB30C22">
              <w:rPr>
                <w:rFonts w:ascii="Calibri" w:eastAsia="Calibri" w:hAnsi="Calibri" w:cs="Calibri"/>
                <w:sz w:val="20"/>
                <w:szCs w:val="20"/>
              </w:rPr>
              <w:t xml:space="preserve"> 44 de 2024, que aprueba el Reglamento sobre gestión preventiva de riesgos laborales</w:t>
            </w:r>
          </w:p>
          <w:p w14:paraId="0C9914A6" w14:textId="77777777" w:rsidR="00F854D0" w:rsidRDefault="00F854D0" w:rsidP="002F1C9C">
            <w:pPr>
              <w:jc w:val="both"/>
              <w:rPr>
                <w:b/>
                <w:bCs/>
              </w:rPr>
            </w:pPr>
          </w:p>
          <w:p w14:paraId="218E1D14" w14:textId="270CC419" w:rsidR="00583C6B" w:rsidRDefault="31E051B0" w:rsidP="2AB30C22">
            <w:pPr>
              <w:ind w:left="712"/>
              <w:rPr>
                <w:b/>
                <w:bCs/>
                <w:sz w:val="20"/>
                <w:szCs w:val="20"/>
              </w:rPr>
            </w:pPr>
            <w:r w:rsidRPr="2AB30C22">
              <w:rPr>
                <w:b/>
                <w:bCs/>
                <w:sz w:val="20"/>
                <w:szCs w:val="20"/>
              </w:rPr>
              <w:t xml:space="preserve">Contenido de la inducción </w:t>
            </w:r>
            <w:r w:rsidR="58300BEA" w:rsidRPr="2AB30C22">
              <w:rPr>
                <w:b/>
                <w:bCs/>
                <w:sz w:val="20"/>
                <w:szCs w:val="20"/>
              </w:rPr>
              <w:t>“Información sobre Riesgos Laborales”</w:t>
            </w:r>
            <w:r w:rsidRPr="2AB30C22">
              <w:rPr>
                <w:b/>
                <w:bCs/>
                <w:sz w:val="20"/>
                <w:szCs w:val="20"/>
              </w:rPr>
              <w:t>:</w:t>
            </w:r>
          </w:p>
          <w:p w14:paraId="355CEA4A" w14:textId="77777777" w:rsidR="00583C6B" w:rsidRDefault="00583C6B" w:rsidP="00583C6B">
            <w:pPr>
              <w:pStyle w:val="Textoindependiente"/>
              <w:spacing w:before="8"/>
              <w:rPr>
                <w:b/>
                <w:sz w:val="20"/>
              </w:rPr>
            </w:pPr>
          </w:p>
          <w:p w14:paraId="4894DCB1" w14:textId="04FCC67C" w:rsidR="00583C6B" w:rsidRDefault="00583C6B" w:rsidP="000C1B70">
            <w:pPr>
              <w:pStyle w:val="Prrafodelista"/>
              <w:widowControl w:val="0"/>
              <w:numPr>
                <w:ilvl w:val="0"/>
                <w:numId w:val="25"/>
              </w:numPr>
              <w:tabs>
                <w:tab w:val="left" w:pos="886"/>
              </w:tabs>
              <w:autoSpaceDE w:val="0"/>
              <w:autoSpaceDN w:val="0"/>
              <w:spacing w:before="1"/>
              <w:ind w:hanging="354"/>
              <w:contextualSpacing w:val="0"/>
              <w:rPr>
                <w:sz w:val="17"/>
              </w:rPr>
            </w:pPr>
            <w:r>
              <w:rPr>
                <w:w w:val="105"/>
                <w:sz w:val="20"/>
              </w:rPr>
              <w:t xml:space="preserve">Del seguro obligatorio de accidentes de trabajo y </w:t>
            </w:r>
            <w:r w:rsidR="00105CAA">
              <w:rPr>
                <w:w w:val="105"/>
                <w:sz w:val="20"/>
              </w:rPr>
              <w:t xml:space="preserve">enfermedades </w:t>
            </w:r>
            <w:r>
              <w:rPr>
                <w:w w:val="105"/>
                <w:sz w:val="20"/>
              </w:rPr>
              <w:t>profesionales</w:t>
            </w:r>
            <w:r w:rsidR="00B13595">
              <w:rPr>
                <w:w w:val="105"/>
                <w:sz w:val="20"/>
              </w:rPr>
              <w:t>.</w:t>
            </w:r>
          </w:p>
          <w:p w14:paraId="11E35AE7" w14:textId="4902CE27" w:rsidR="00583C6B" w:rsidRDefault="00583C6B" w:rsidP="000C1B70">
            <w:pPr>
              <w:pStyle w:val="Prrafodelista"/>
              <w:widowControl w:val="0"/>
              <w:numPr>
                <w:ilvl w:val="0"/>
                <w:numId w:val="25"/>
              </w:numPr>
              <w:tabs>
                <w:tab w:val="left" w:pos="886"/>
              </w:tabs>
              <w:autoSpaceDE w:val="0"/>
              <w:autoSpaceDN w:val="0"/>
              <w:spacing w:before="6"/>
              <w:ind w:hanging="354"/>
              <w:contextualSpacing w:val="0"/>
              <w:rPr>
                <w:sz w:val="17"/>
              </w:rPr>
            </w:pPr>
            <w:r>
              <w:rPr>
                <w:w w:val="105"/>
                <w:sz w:val="20"/>
              </w:rPr>
              <w:t xml:space="preserve">Ley SANNA – Seguro para el acompañamiento de </w:t>
            </w:r>
            <w:proofErr w:type="gramStart"/>
            <w:r>
              <w:rPr>
                <w:w w:val="105"/>
                <w:sz w:val="20"/>
              </w:rPr>
              <w:t>niños y</w:t>
            </w:r>
            <w:r>
              <w:rPr>
                <w:spacing w:val="-24"/>
                <w:w w:val="105"/>
                <w:sz w:val="20"/>
              </w:rPr>
              <w:t xml:space="preserve"> </w:t>
            </w:r>
            <w:r>
              <w:rPr>
                <w:w w:val="105"/>
                <w:sz w:val="20"/>
              </w:rPr>
              <w:t>niñas</w:t>
            </w:r>
            <w:proofErr w:type="gramEnd"/>
            <w:r w:rsidR="00B13595">
              <w:rPr>
                <w:w w:val="105"/>
                <w:sz w:val="20"/>
              </w:rPr>
              <w:t>.</w:t>
            </w:r>
          </w:p>
          <w:p w14:paraId="5A231946" w14:textId="0BAB82EA" w:rsidR="00583C6B" w:rsidRDefault="00583C6B" w:rsidP="000C1B70">
            <w:pPr>
              <w:pStyle w:val="Prrafodelista"/>
              <w:widowControl w:val="0"/>
              <w:numPr>
                <w:ilvl w:val="0"/>
                <w:numId w:val="25"/>
              </w:numPr>
              <w:tabs>
                <w:tab w:val="left" w:pos="886"/>
              </w:tabs>
              <w:autoSpaceDE w:val="0"/>
              <w:autoSpaceDN w:val="0"/>
              <w:spacing w:before="4" w:line="249" w:lineRule="auto"/>
              <w:ind w:right="2174"/>
              <w:contextualSpacing w:val="0"/>
              <w:rPr>
                <w:sz w:val="17"/>
              </w:rPr>
            </w:pPr>
            <w:r>
              <w:rPr>
                <w:w w:val="105"/>
                <w:sz w:val="20"/>
              </w:rPr>
              <w:t>Procedimiento general frente a la ocurrencia de accidentes de trabajo</w:t>
            </w:r>
            <w:r>
              <w:rPr>
                <w:spacing w:val="-30"/>
                <w:w w:val="105"/>
                <w:sz w:val="20"/>
              </w:rPr>
              <w:t xml:space="preserve"> </w:t>
            </w:r>
            <w:r>
              <w:rPr>
                <w:w w:val="105"/>
                <w:sz w:val="20"/>
              </w:rPr>
              <w:t>y enfermedades</w:t>
            </w:r>
            <w:r>
              <w:rPr>
                <w:spacing w:val="2"/>
                <w:w w:val="105"/>
                <w:sz w:val="20"/>
              </w:rPr>
              <w:t xml:space="preserve"> </w:t>
            </w:r>
            <w:r>
              <w:rPr>
                <w:w w:val="105"/>
                <w:sz w:val="20"/>
              </w:rPr>
              <w:t>profesionales</w:t>
            </w:r>
            <w:r w:rsidR="00B13595">
              <w:rPr>
                <w:w w:val="105"/>
                <w:sz w:val="20"/>
              </w:rPr>
              <w:t>.</w:t>
            </w:r>
          </w:p>
          <w:p w14:paraId="0F8D659A" w14:textId="4DCA0F31" w:rsidR="00583C6B" w:rsidRDefault="31E051B0" w:rsidP="000C1B70">
            <w:pPr>
              <w:pStyle w:val="Prrafodelista"/>
              <w:widowControl w:val="0"/>
              <w:numPr>
                <w:ilvl w:val="0"/>
                <w:numId w:val="25"/>
              </w:numPr>
              <w:tabs>
                <w:tab w:val="left" w:pos="886"/>
              </w:tabs>
              <w:autoSpaceDE w:val="0"/>
              <w:autoSpaceDN w:val="0"/>
              <w:spacing w:line="234" w:lineRule="exact"/>
              <w:ind w:hanging="354"/>
              <w:rPr>
                <w:sz w:val="17"/>
                <w:szCs w:val="17"/>
              </w:rPr>
            </w:pPr>
            <w:r w:rsidRPr="2AB30C22">
              <w:rPr>
                <w:w w:val="105"/>
                <w:sz w:val="20"/>
                <w:szCs w:val="20"/>
              </w:rPr>
              <w:t>De los comités paritarios de higiene y</w:t>
            </w:r>
            <w:r w:rsidRPr="2AB30C22">
              <w:rPr>
                <w:spacing w:val="-31"/>
                <w:w w:val="105"/>
                <w:sz w:val="20"/>
                <w:szCs w:val="20"/>
              </w:rPr>
              <w:t xml:space="preserve"> </w:t>
            </w:r>
            <w:r w:rsidRPr="2AB30C22">
              <w:rPr>
                <w:w w:val="105"/>
                <w:sz w:val="20"/>
                <w:szCs w:val="20"/>
              </w:rPr>
              <w:t>seguridad</w:t>
            </w:r>
            <w:r w:rsidR="5CEF24BA" w:rsidRPr="2AB30C22">
              <w:rPr>
                <w:w w:val="105"/>
                <w:sz w:val="20"/>
                <w:szCs w:val="20"/>
              </w:rPr>
              <w:t>.</w:t>
            </w:r>
          </w:p>
          <w:p w14:paraId="3E7F9040" w14:textId="51B00EBB" w:rsidR="00583C6B" w:rsidRPr="00B13595" w:rsidRDefault="00583C6B" w:rsidP="000C1B70">
            <w:pPr>
              <w:pStyle w:val="Prrafodelista"/>
              <w:widowControl w:val="0"/>
              <w:numPr>
                <w:ilvl w:val="0"/>
                <w:numId w:val="25"/>
              </w:numPr>
              <w:tabs>
                <w:tab w:val="left" w:pos="886"/>
              </w:tabs>
              <w:autoSpaceDE w:val="0"/>
              <w:autoSpaceDN w:val="0"/>
              <w:spacing w:before="12"/>
              <w:ind w:hanging="354"/>
              <w:contextualSpacing w:val="0"/>
              <w:rPr>
                <w:sz w:val="17"/>
              </w:rPr>
            </w:pPr>
            <w:r w:rsidRPr="00B13595">
              <w:rPr>
                <w:w w:val="105"/>
                <w:sz w:val="20"/>
              </w:rPr>
              <w:t>De la prevención inclusiva – Ambientes</w:t>
            </w:r>
            <w:r w:rsidR="00105CAA">
              <w:rPr>
                <w:w w:val="105"/>
                <w:sz w:val="20"/>
              </w:rPr>
              <w:t xml:space="preserve"> l</w:t>
            </w:r>
            <w:r w:rsidRPr="00B13595">
              <w:rPr>
                <w:w w:val="105"/>
                <w:sz w:val="20"/>
              </w:rPr>
              <w:t>aborales</w:t>
            </w:r>
            <w:r w:rsidR="00B13595" w:rsidRPr="00B13595">
              <w:rPr>
                <w:w w:val="105"/>
                <w:sz w:val="20"/>
              </w:rPr>
              <w:t>.</w:t>
            </w:r>
          </w:p>
          <w:p w14:paraId="3ECDAFC8" w14:textId="5A67C975" w:rsidR="00583C6B" w:rsidRPr="00B13595" w:rsidRDefault="00583C6B" w:rsidP="000C1B70">
            <w:pPr>
              <w:pStyle w:val="Prrafodelista"/>
              <w:widowControl w:val="0"/>
              <w:numPr>
                <w:ilvl w:val="0"/>
                <w:numId w:val="25"/>
              </w:numPr>
              <w:tabs>
                <w:tab w:val="left" w:pos="886"/>
              </w:tabs>
              <w:autoSpaceDE w:val="0"/>
              <w:autoSpaceDN w:val="0"/>
              <w:spacing w:before="7"/>
              <w:ind w:hanging="354"/>
              <w:contextualSpacing w:val="0"/>
              <w:rPr>
                <w:sz w:val="17"/>
              </w:rPr>
            </w:pPr>
            <w:r w:rsidRPr="00B13595">
              <w:rPr>
                <w:w w:val="105"/>
                <w:sz w:val="20"/>
              </w:rPr>
              <w:t xml:space="preserve">De los riesgos de accidentes y métodos de </w:t>
            </w:r>
            <w:r w:rsidR="00B13595" w:rsidRPr="00B13595">
              <w:rPr>
                <w:w w:val="105"/>
                <w:sz w:val="20"/>
              </w:rPr>
              <w:t xml:space="preserve">trabajo correcto. </w:t>
            </w:r>
          </w:p>
          <w:p w14:paraId="73DD5EE6" w14:textId="7ED49D52" w:rsidR="00583C6B" w:rsidRDefault="00583C6B" w:rsidP="000C1B70">
            <w:pPr>
              <w:pStyle w:val="Prrafodelista"/>
              <w:widowControl w:val="0"/>
              <w:numPr>
                <w:ilvl w:val="0"/>
                <w:numId w:val="25"/>
              </w:numPr>
              <w:tabs>
                <w:tab w:val="left" w:pos="886"/>
              </w:tabs>
              <w:autoSpaceDE w:val="0"/>
              <w:autoSpaceDN w:val="0"/>
              <w:spacing w:before="6"/>
              <w:ind w:hanging="354"/>
              <w:contextualSpacing w:val="0"/>
              <w:rPr>
                <w:sz w:val="17"/>
              </w:rPr>
            </w:pPr>
            <w:r>
              <w:rPr>
                <w:w w:val="105"/>
                <w:sz w:val="20"/>
              </w:rPr>
              <w:t>De los riesgos</w:t>
            </w:r>
            <w:r>
              <w:rPr>
                <w:spacing w:val="-15"/>
                <w:w w:val="105"/>
                <w:sz w:val="20"/>
              </w:rPr>
              <w:t xml:space="preserve"> </w:t>
            </w:r>
            <w:r>
              <w:rPr>
                <w:w w:val="105"/>
                <w:sz w:val="20"/>
              </w:rPr>
              <w:t>psicosociales</w:t>
            </w:r>
            <w:r w:rsidR="00B13595">
              <w:rPr>
                <w:w w:val="105"/>
                <w:sz w:val="20"/>
              </w:rPr>
              <w:t>.</w:t>
            </w:r>
          </w:p>
          <w:p w14:paraId="0E8E9631" w14:textId="14E46384" w:rsidR="00583C6B" w:rsidRDefault="00583C6B" w:rsidP="000C1B70">
            <w:pPr>
              <w:pStyle w:val="Prrafodelista"/>
              <w:widowControl w:val="0"/>
              <w:numPr>
                <w:ilvl w:val="0"/>
                <w:numId w:val="25"/>
              </w:numPr>
              <w:tabs>
                <w:tab w:val="left" w:pos="886"/>
              </w:tabs>
              <w:autoSpaceDE w:val="0"/>
              <w:autoSpaceDN w:val="0"/>
              <w:spacing w:before="7"/>
              <w:ind w:hanging="354"/>
              <w:contextualSpacing w:val="0"/>
              <w:rPr>
                <w:sz w:val="17"/>
              </w:rPr>
            </w:pPr>
            <w:r>
              <w:rPr>
                <w:w w:val="105"/>
                <w:sz w:val="20"/>
              </w:rPr>
              <w:t>Del plan de emergencia y</w:t>
            </w:r>
            <w:r>
              <w:rPr>
                <w:spacing w:val="-3"/>
                <w:w w:val="105"/>
                <w:sz w:val="20"/>
              </w:rPr>
              <w:t xml:space="preserve"> </w:t>
            </w:r>
            <w:r>
              <w:rPr>
                <w:w w:val="105"/>
                <w:sz w:val="20"/>
              </w:rPr>
              <w:t>evacuación</w:t>
            </w:r>
            <w:r w:rsidR="00B13595">
              <w:rPr>
                <w:w w:val="105"/>
                <w:sz w:val="20"/>
              </w:rPr>
              <w:t>.</w:t>
            </w:r>
          </w:p>
          <w:p w14:paraId="0F249A5D" w14:textId="18CA8683" w:rsidR="00583C6B" w:rsidRDefault="00583C6B" w:rsidP="000C1B70">
            <w:pPr>
              <w:pStyle w:val="Prrafodelista"/>
              <w:widowControl w:val="0"/>
              <w:numPr>
                <w:ilvl w:val="0"/>
                <w:numId w:val="25"/>
              </w:numPr>
              <w:tabs>
                <w:tab w:val="left" w:pos="886"/>
              </w:tabs>
              <w:autoSpaceDE w:val="0"/>
              <w:autoSpaceDN w:val="0"/>
              <w:spacing w:before="6"/>
              <w:ind w:hanging="354"/>
              <w:contextualSpacing w:val="0"/>
              <w:rPr>
                <w:sz w:val="17"/>
              </w:rPr>
            </w:pPr>
            <w:r>
              <w:rPr>
                <w:w w:val="105"/>
                <w:sz w:val="20"/>
              </w:rPr>
              <w:t xml:space="preserve">De la exposición a la luz ultravioleta de </w:t>
            </w:r>
            <w:r w:rsidR="00B13595">
              <w:rPr>
                <w:w w:val="105"/>
                <w:sz w:val="20"/>
              </w:rPr>
              <w:t xml:space="preserve">origen </w:t>
            </w:r>
            <w:r>
              <w:rPr>
                <w:w w:val="105"/>
                <w:sz w:val="20"/>
              </w:rPr>
              <w:t>solar</w:t>
            </w:r>
            <w:r w:rsidR="00B13595">
              <w:rPr>
                <w:w w:val="105"/>
                <w:sz w:val="20"/>
              </w:rPr>
              <w:t>.</w:t>
            </w:r>
          </w:p>
          <w:p w14:paraId="0A429CFB" w14:textId="2C9714FA" w:rsidR="00583C6B" w:rsidRDefault="31E051B0" w:rsidP="000C1B70">
            <w:pPr>
              <w:pStyle w:val="Prrafodelista"/>
              <w:widowControl w:val="0"/>
              <w:numPr>
                <w:ilvl w:val="0"/>
                <w:numId w:val="25"/>
              </w:numPr>
              <w:tabs>
                <w:tab w:val="left" w:pos="886"/>
              </w:tabs>
              <w:autoSpaceDE w:val="0"/>
              <w:autoSpaceDN w:val="0"/>
              <w:spacing w:before="7"/>
              <w:ind w:hanging="354"/>
              <w:rPr>
                <w:sz w:val="17"/>
                <w:szCs w:val="17"/>
              </w:rPr>
            </w:pPr>
            <w:r w:rsidRPr="2AB30C22">
              <w:rPr>
                <w:w w:val="105"/>
                <w:sz w:val="20"/>
                <w:szCs w:val="20"/>
              </w:rPr>
              <w:t>De</w:t>
            </w:r>
            <w:r w:rsidRPr="2AB30C22">
              <w:rPr>
                <w:spacing w:val="-18"/>
                <w:w w:val="105"/>
                <w:sz w:val="20"/>
                <w:szCs w:val="20"/>
              </w:rPr>
              <w:t xml:space="preserve"> </w:t>
            </w:r>
            <w:r w:rsidRPr="2AB30C22">
              <w:rPr>
                <w:w w:val="105"/>
                <w:sz w:val="20"/>
                <w:szCs w:val="20"/>
              </w:rPr>
              <w:t>las</w:t>
            </w:r>
            <w:r w:rsidRPr="2AB30C22">
              <w:rPr>
                <w:spacing w:val="-6"/>
                <w:w w:val="105"/>
                <w:sz w:val="20"/>
                <w:szCs w:val="20"/>
              </w:rPr>
              <w:t xml:space="preserve"> </w:t>
            </w:r>
            <w:r w:rsidRPr="2AB30C22">
              <w:rPr>
                <w:w w:val="105"/>
                <w:sz w:val="20"/>
                <w:szCs w:val="20"/>
              </w:rPr>
              <w:t>normas</w:t>
            </w:r>
            <w:r w:rsidRPr="2AB30C22">
              <w:rPr>
                <w:spacing w:val="-6"/>
                <w:w w:val="105"/>
                <w:sz w:val="20"/>
                <w:szCs w:val="20"/>
              </w:rPr>
              <w:t xml:space="preserve"> </w:t>
            </w:r>
            <w:r w:rsidRPr="2AB30C22">
              <w:rPr>
                <w:w w:val="105"/>
                <w:sz w:val="20"/>
                <w:szCs w:val="20"/>
              </w:rPr>
              <w:t>que</w:t>
            </w:r>
            <w:r w:rsidRPr="2AB30C22">
              <w:rPr>
                <w:spacing w:val="-8"/>
                <w:w w:val="105"/>
                <w:sz w:val="20"/>
                <w:szCs w:val="20"/>
              </w:rPr>
              <w:t xml:space="preserve"> </w:t>
            </w:r>
            <w:r w:rsidRPr="2AB30C22">
              <w:rPr>
                <w:w w:val="105"/>
                <w:sz w:val="20"/>
                <w:szCs w:val="20"/>
              </w:rPr>
              <w:t>regulan</w:t>
            </w:r>
            <w:r w:rsidRPr="2AB30C22">
              <w:rPr>
                <w:spacing w:val="-2"/>
                <w:w w:val="105"/>
                <w:sz w:val="20"/>
                <w:szCs w:val="20"/>
              </w:rPr>
              <w:t xml:space="preserve"> </w:t>
            </w:r>
            <w:r w:rsidRPr="2AB30C22">
              <w:rPr>
                <w:w w:val="105"/>
                <w:sz w:val="20"/>
                <w:szCs w:val="20"/>
              </w:rPr>
              <w:t>el</w:t>
            </w:r>
            <w:r w:rsidRPr="2AB30C22">
              <w:rPr>
                <w:spacing w:val="-2"/>
                <w:w w:val="105"/>
                <w:sz w:val="20"/>
                <w:szCs w:val="20"/>
              </w:rPr>
              <w:t xml:space="preserve"> </w:t>
            </w:r>
            <w:r w:rsidRPr="2AB30C22">
              <w:rPr>
                <w:w w:val="105"/>
                <w:sz w:val="20"/>
                <w:szCs w:val="20"/>
              </w:rPr>
              <w:t>proceder</w:t>
            </w:r>
            <w:r w:rsidRPr="2AB30C22">
              <w:rPr>
                <w:spacing w:val="-1"/>
                <w:w w:val="105"/>
                <w:sz w:val="20"/>
                <w:szCs w:val="20"/>
              </w:rPr>
              <w:t xml:space="preserve"> </w:t>
            </w:r>
            <w:r w:rsidRPr="2AB30C22">
              <w:rPr>
                <w:w w:val="105"/>
                <w:sz w:val="20"/>
                <w:szCs w:val="20"/>
              </w:rPr>
              <w:t>de</w:t>
            </w:r>
            <w:r w:rsidRPr="2AB30C22">
              <w:rPr>
                <w:spacing w:val="-11"/>
                <w:w w:val="105"/>
                <w:sz w:val="20"/>
                <w:szCs w:val="20"/>
              </w:rPr>
              <w:t xml:space="preserve"> </w:t>
            </w:r>
            <w:r w:rsidRPr="2AB30C22">
              <w:rPr>
                <w:w w:val="105"/>
                <w:sz w:val="20"/>
                <w:szCs w:val="20"/>
              </w:rPr>
              <w:t>los</w:t>
            </w:r>
            <w:r w:rsidRPr="2AB30C22">
              <w:rPr>
                <w:spacing w:val="-3"/>
                <w:w w:val="105"/>
                <w:sz w:val="20"/>
                <w:szCs w:val="20"/>
              </w:rPr>
              <w:t xml:space="preserve"> </w:t>
            </w:r>
            <w:r w:rsidRPr="2AB30C22">
              <w:rPr>
                <w:w w:val="105"/>
                <w:sz w:val="20"/>
                <w:szCs w:val="20"/>
              </w:rPr>
              <w:t>trabajadores</w:t>
            </w:r>
            <w:r w:rsidRPr="2AB30C22">
              <w:rPr>
                <w:spacing w:val="-4"/>
                <w:w w:val="105"/>
                <w:sz w:val="20"/>
                <w:szCs w:val="20"/>
              </w:rPr>
              <w:t xml:space="preserve"> </w:t>
            </w:r>
            <w:r w:rsidRPr="2AB30C22">
              <w:rPr>
                <w:w w:val="105"/>
                <w:sz w:val="20"/>
                <w:szCs w:val="20"/>
              </w:rPr>
              <w:t>en</w:t>
            </w:r>
            <w:r w:rsidRPr="2AB30C22">
              <w:rPr>
                <w:spacing w:val="-4"/>
                <w:w w:val="105"/>
                <w:sz w:val="20"/>
                <w:szCs w:val="20"/>
              </w:rPr>
              <w:t xml:space="preserve"> </w:t>
            </w:r>
            <w:r w:rsidRPr="2AB30C22">
              <w:rPr>
                <w:w w:val="105"/>
                <w:sz w:val="20"/>
                <w:szCs w:val="20"/>
              </w:rPr>
              <w:t>la</w:t>
            </w:r>
            <w:r w:rsidRPr="2AB30C22">
              <w:rPr>
                <w:spacing w:val="-1"/>
                <w:w w:val="105"/>
                <w:sz w:val="20"/>
                <w:szCs w:val="20"/>
              </w:rPr>
              <w:t xml:space="preserve"> </w:t>
            </w:r>
            <w:r w:rsidRPr="2AB30C22">
              <w:rPr>
                <w:w w:val="105"/>
                <w:sz w:val="20"/>
                <w:szCs w:val="20"/>
              </w:rPr>
              <w:t>organización</w:t>
            </w:r>
            <w:r w:rsidR="5CEF24BA" w:rsidRPr="2AB30C22">
              <w:rPr>
                <w:w w:val="105"/>
                <w:sz w:val="20"/>
                <w:szCs w:val="20"/>
              </w:rPr>
              <w:t>.</w:t>
            </w:r>
          </w:p>
          <w:p w14:paraId="661626FC" w14:textId="599497EF" w:rsidR="1B0FDFE0" w:rsidRDefault="1B0FDFE0" w:rsidP="000C1B70">
            <w:pPr>
              <w:pStyle w:val="Prrafodelista"/>
              <w:widowControl w:val="0"/>
              <w:numPr>
                <w:ilvl w:val="0"/>
                <w:numId w:val="25"/>
              </w:numPr>
              <w:tabs>
                <w:tab w:val="left" w:pos="886"/>
              </w:tabs>
              <w:spacing w:before="7"/>
              <w:ind w:hanging="354"/>
              <w:rPr>
                <w:sz w:val="17"/>
                <w:szCs w:val="17"/>
              </w:rPr>
            </w:pPr>
            <w:r w:rsidRPr="2AB30C22">
              <w:rPr>
                <w:sz w:val="20"/>
                <w:szCs w:val="20"/>
              </w:rPr>
              <w:t xml:space="preserve">Uso y manejo de extintores </w:t>
            </w:r>
            <w:proofErr w:type="spellStart"/>
            <w:r w:rsidRPr="2AB30C22">
              <w:rPr>
                <w:sz w:val="20"/>
                <w:szCs w:val="20"/>
              </w:rPr>
              <w:t>portatiles</w:t>
            </w:r>
            <w:proofErr w:type="spellEnd"/>
            <w:r w:rsidRPr="2AB30C22">
              <w:rPr>
                <w:sz w:val="20"/>
                <w:szCs w:val="20"/>
              </w:rPr>
              <w:t>.</w:t>
            </w:r>
          </w:p>
          <w:p w14:paraId="388D0FB1" w14:textId="45E529B0" w:rsidR="00583C6B" w:rsidRDefault="31E051B0" w:rsidP="000C1B70">
            <w:pPr>
              <w:pStyle w:val="Prrafodelista"/>
              <w:widowControl w:val="0"/>
              <w:numPr>
                <w:ilvl w:val="0"/>
                <w:numId w:val="25"/>
              </w:numPr>
              <w:tabs>
                <w:tab w:val="left" w:pos="886"/>
              </w:tabs>
              <w:autoSpaceDE w:val="0"/>
              <w:autoSpaceDN w:val="0"/>
              <w:spacing w:before="6"/>
              <w:ind w:hanging="354"/>
              <w:rPr>
                <w:sz w:val="20"/>
                <w:szCs w:val="20"/>
              </w:rPr>
            </w:pPr>
            <w:r w:rsidRPr="2AB30C22">
              <w:rPr>
                <w:w w:val="105"/>
                <w:sz w:val="20"/>
                <w:szCs w:val="20"/>
              </w:rPr>
              <w:t xml:space="preserve">De la denuncia por maltrato, acoso laboral y/o </w:t>
            </w:r>
            <w:r w:rsidR="6E3D0D99" w:rsidRPr="2AB30C22">
              <w:rPr>
                <w:w w:val="105"/>
                <w:sz w:val="20"/>
                <w:szCs w:val="20"/>
              </w:rPr>
              <w:t>acoso sexual</w:t>
            </w:r>
            <w:r w:rsidR="39738138" w:rsidRPr="2AB30C22">
              <w:rPr>
                <w:w w:val="105"/>
                <w:sz w:val="20"/>
                <w:szCs w:val="20"/>
              </w:rPr>
              <w:t xml:space="preserve"> Ley N°21.643 </w:t>
            </w:r>
          </w:p>
          <w:p w14:paraId="169FD038" w14:textId="5E53FB6B" w:rsidR="00583C6B" w:rsidRDefault="31E051B0" w:rsidP="000C1B70">
            <w:pPr>
              <w:pStyle w:val="Prrafodelista"/>
              <w:widowControl w:val="0"/>
              <w:numPr>
                <w:ilvl w:val="0"/>
                <w:numId w:val="25"/>
              </w:numPr>
              <w:tabs>
                <w:tab w:val="left" w:pos="886"/>
              </w:tabs>
              <w:autoSpaceDE w:val="0"/>
              <w:autoSpaceDN w:val="0"/>
              <w:spacing w:before="5"/>
              <w:ind w:hanging="354"/>
              <w:contextualSpacing w:val="0"/>
              <w:rPr>
                <w:sz w:val="17"/>
              </w:rPr>
            </w:pPr>
            <w:r w:rsidRPr="2AB30C22">
              <w:rPr>
                <w:w w:val="105"/>
                <w:sz w:val="20"/>
                <w:szCs w:val="20"/>
              </w:rPr>
              <w:t>De la seguridad de l</w:t>
            </w:r>
            <w:r w:rsidR="6E3D0D99" w:rsidRPr="2AB30C22">
              <w:rPr>
                <w:w w:val="105"/>
                <w:sz w:val="20"/>
                <w:szCs w:val="20"/>
              </w:rPr>
              <w:t xml:space="preserve">a </w:t>
            </w:r>
            <w:r w:rsidRPr="2AB30C22">
              <w:rPr>
                <w:w w:val="105"/>
                <w:sz w:val="20"/>
                <w:szCs w:val="20"/>
              </w:rPr>
              <w:t>información</w:t>
            </w:r>
            <w:r w:rsidR="5CEF24BA" w:rsidRPr="2AB30C22">
              <w:rPr>
                <w:w w:val="105"/>
                <w:sz w:val="20"/>
                <w:szCs w:val="20"/>
              </w:rPr>
              <w:t>.</w:t>
            </w:r>
          </w:p>
          <w:p w14:paraId="0754C668" w14:textId="77777777" w:rsidR="00583C6B" w:rsidRDefault="00583C6B" w:rsidP="00583C6B">
            <w:pPr>
              <w:pStyle w:val="Textoindependiente"/>
              <w:rPr>
                <w:b/>
                <w:sz w:val="20"/>
              </w:rPr>
            </w:pPr>
          </w:p>
          <w:p w14:paraId="5A4C4365" w14:textId="77777777" w:rsidR="00583C6B" w:rsidRDefault="00583C6B" w:rsidP="2AB30C22">
            <w:pPr>
              <w:pStyle w:val="Textoindependiente"/>
              <w:spacing w:before="7"/>
              <w:rPr>
                <w:b/>
                <w:bCs/>
                <w:sz w:val="10"/>
                <w:szCs w:val="10"/>
              </w:rPr>
            </w:pPr>
          </w:p>
          <w:p w14:paraId="4D44ABFB" w14:textId="2EE971ED" w:rsidR="00583C6B" w:rsidRDefault="31E051B0" w:rsidP="2AB30C22">
            <w:pPr>
              <w:spacing w:before="200" w:line="247" w:lineRule="auto"/>
              <w:ind w:right="728"/>
              <w:jc w:val="both"/>
              <w:rPr>
                <w:sz w:val="20"/>
                <w:szCs w:val="20"/>
              </w:rPr>
            </w:pPr>
            <w:r w:rsidRPr="2AB30C22">
              <w:rPr>
                <w:sz w:val="20"/>
                <w:szCs w:val="20"/>
              </w:rPr>
              <w:t>Se deja constancia que el trabajador</w:t>
            </w:r>
            <w:r w:rsidR="017369DC" w:rsidRPr="2AB30C22">
              <w:rPr>
                <w:sz w:val="20"/>
                <w:szCs w:val="20"/>
              </w:rPr>
              <w:t xml:space="preserve"> recibió en la carta de Bienvenida</w:t>
            </w:r>
            <w:r w:rsidRPr="2AB30C22">
              <w:rPr>
                <w:sz w:val="20"/>
                <w:szCs w:val="20"/>
              </w:rPr>
              <w:t xml:space="preserve"> </w:t>
            </w:r>
            <w:r w:rsidR="7D6DB9A0" w:rsidRPr="2AB30C22">
              <w:rPr>
                <w:sz w:val="20"/>
                <w:szCs w:val="20"/>
              </w:rPr>
              <w:t xml:space="preserve">el </w:t>
            </w:r>
            <w:r w:rsidRPr="2AB30C22">
              <w:rPr>
                <w:sz w:val="20"/>
                <w:szCs w:val="20"/>
              </w:rPr>
              <w:t>Reglamento interno de higiene y seguridad, en el siguiente formato</w:t>
            </w:r>
            <w:r w:rsidR="3AEF529F" w:rsidRPr="2AB30C22">
              <w:rPr>
                <w:sz w:val="20"/>
                <w:szCs w:val="20"/>
              </w:rPr>
              <w:t xml:space="preserve"> PDF</w:t>
            </w:r>
          </w:p>
          <w:p w14:paraId="22B4C839" w14:textId="77777777" w:rsidR="00583C6B" w:rsidRDefault="00583C6B" w:rsidP="00583C6B">
            <w:pPr>
              <w:spacing w:before="63" w:line="244" w:lineRule="auto"/>
              <w:ind w:left="532" w:right="711"/>
              <w:jc w:val="both"/>
              <w:rPr>
                <w:sz w:val="20"/>
              </w:rPr>
            </w:pPr>
          </w:p>
          <w:p w14:paraId="1A95A6B7" w14:textId="04B50266" w:rsidR="00583C6B" w:rsidRDefault="31E051B0" w:rsidP="2AB30C22">
            <w:pPr>
              <w:spacing w:before="63" w:line="244" w:lineRule="auto"/>
              <w:ind w:left="532" w:right="711"/>
              <w:jc w:val="both"/>
              <w:rPr>
                <w:sz w:val="20"/>
                <w:szCs w:val="20"/>
              </w:rPr>
            </w:pPr>
            <w:r w:rsidRPr="2AB30C22">
              <w:rPr>
                <w:sz w:val="20"/>
                <w:szCs w:val="20"/>
              </w:rPr>
              <w:t>Declarando</w:t>
            </w:r>
            <w:r w:rsidRPr="2AB30C22">
              <w:rPr>
                <w:spacing w:val="-8"/>
                <w:sz w:val="20"/>
                <w:szCs w:val="20"/>
              </w:rPr>
              <w:t xml:space="preserve"> </w:t>
            </w:r>
            <w:r w:rsidRPr="2AB30C22">
              <w:rPr>
                <w:sz w:val="20"/>
                <w:szCs w:val="20"/>
              </w:rPr>
              <w:t>por</w:t>
            </w:r>
            <w:r w:rsidRPr="2AB30C22">
              <w:rPr>
                <w:spacing w:val="-3"/>
                <w:sz w:val="20"/>
                <w:szCs w:val="20"/>
              </w:rPr>
              <w:t xml:space="preserve"> </w:t>
            </w:r>
            <w:r w:rsidRPr="2AB30C22">
              <w:rPr>
                <w:sz w:val="20"/>
                <w:szCs w:val="20"/>
              </w:rPr>
              <w:t>ende</w:t>
            </w:r>
            <w:r w:rsidRPr="2AB30C22">
              <w:rPr>
                <w:spacing w:val="-3"/>
                <w:sz w:val="20"/>
                <w:szCs w:val="20"/>
              </w:rPr>
              <w:t xml:space="preserve"> </w:t>
            </w:r>
            <w:r w:rsidRPr="2AB30C22">
              <w:rPr>
                <w:sz w:val="20"/>
                <w:szCs w:val="20"/>
              </w:rPr>
              <w:t>recibir</w:t>
            </w:r>
            <w:r w:rsidRPr="2AB30C22">
              <w:rPr>
                <w:spacing w:val="-7"/>
                <w:sz w:val="20"/>
                <w:szCs w:val="20"/>
              </w:rPr>
              <w:t xml:space="preserve"> </w:t>
            </w:r>
            <w:r w:rsidRPr="2AB30C22">
              <w:rPr>
                <w:sz w:val="20"/>
                <w:szCs w:val="20"/>
              </w:rPr>
              <w:t>por</w:t>
            </w:r>
            <w:r w:rsidRPr="2AB30C22">
              <w:rPr>
                <w:spacing w:val="-8"/>
                <w:sz w:val="20"/>
                <w:szCs w:val="20"/>
              </w:rPr>
              <w:t xml:space="preserve"> </w:t>
            </w:r>
            <w:r w:rsidRPr="2AB30C22">
              <w:rPr>
                <w:sz w:val="20"/>
                <w:szCs w:val="20"/>
              </w:rPr>
              <w:t>parte</w:t>
            </w:r>
            <w:r w:rsidRPr="2AB30C22">
              <w:rPr>
                <w:spacing w:val="-8"/>
                <w:sz w:val="20"/>
                <w:szCs w:val="20"/>
              </w:rPr>
              <w:t xml:space="preserve"> </w:t>
            </w:r>
            <w:r w:rsidRPr="2AB30C22">
              <w:rPr>
                <w:sz w:val="20"/>
                <w:szCs w:val="20"/>
              </w:rPr>
              <w:t>del</w:t>
            </w:r>
            <w:r w:rsidRPr="2AB30C22">
              <w:rPr>
                <w:spacing w:val="-4"/>
                <w:sz w:val="20"/>
                <w:szCs w:val="20"/>
              </w:rPr>
              <w:t xml:space="preserve"> </w:t>
            </w:r>
            <w:r w:rsidRPr="2AB30C22">
              <w:rPr>
                <w:sz w:val="20"/>
                <w:szCs w:val="20"/>
              </w:rPr>
              <w:t>Fondo</w:t>
            </w:r>
            <w:r w:rsidRPr="2AB30C22">
              <w:rPr>
                <w:spacing w:val="-7"/>
                <w:sz w:val="20"/>
                <w:szCs w:val="20"/>
              </w:rPr>
              <w:t xml:space="preserve"> </w:t>
            </w:r>
            <w:r w:rsidRPr="2AB30C22">
              <w:rPr>
                <w:sz w:val="20"/>
                <w:szCs w:val="20"/>
              </w:rPr>
              <w:t>de</w:t>
            </w:r>
            <w:r w:rsidRPr="2AB30C22">
              <w:rPr>
                <w:spacing w:val="-8"/>
                <w:sz w:val="20"/>
                <w:szCs w:val="20"/>
              </w:rPr>
              <w:t xml:space="preserve"> </w:t>
            </w:r>
            <w:r w:rsidRPr="2AB30C22">
              <w:rPr>
                <w:sz w:val="20"/>
                <w:szCs w:val="20"/>
              </w:rPr>
              <w:t>Solidaridad</w:t>
            </w:r>
            <w:r w:rsidRPr="2AB30C22">
              <w:rPr>
                <w:spacing w:val="2"/>
                <w:sz w:val="20"/>
                <w:szCs w:val="20"/>
              </w:rPr>
              <w:t xml:space="preserve"> </w:t>
            </w:r>
            <w:r w:rsidRPr="2AB30C22">
              <w:rPr>
                <w:sz w:val="20"/>
                <w:szCs w:val="20"/>
              </w:rPr>
              <w:t>e</w:t>
            </w:r>
            <w:r w:rsidRPr="2AB30C22">
              <w:rPr>
                <w:spacing w:val="-1"/>
                <w:sz w:val="20"/>
                <w:szCs w:val="20"/>
              </w:rPr>
              <w:t xml:space="preserve"> </w:t>
            </w:r>
            <w:r w:rsidRPr="2AB30C22">
              <w:rPr>
                <w:sz w:val="20"/>
                <w:szCs w:val="20"/>
              </w:rPr>
              <w:t>Inversión</w:t>
            </w:r>
            <w:r w:rsidRPr="2AB30C22">
              <w:rPr>
                <w:spacing w:val="-4"/>
                <w:sz w:val="20"/>
                <w:szCs w:val="20"/>
              </w:rPr>
              <w:t xml:space="preserve"> </w:t>
            </w:r>
            <w:r w:rsidRPr="2AB30C22">
              <w:rPr>
                <w:sz w:val="20"/>
                <w:szCs w:val="20"/>
              </w:rPr>
              <w:t>Social</w:t>
            </w:r>
            <w:r w:rsidRPr="2AB30C22">
              <w:rPr>
                <w:spacing w:val="-4"/>
                <w:sz w:val="20"/>
                <w:szCs w:val="20"/>
              </w:rPr>
              <w:t xml:space="preserve"> </w:t>
            </w:r>
            <w:r w:rsidRPr="2AB30C22">
              <w:rPr>
                <w:sz w:val="20"/>
                <w:szCs w:val="20"/>
              </w:rPr>
              <w:t>(FOSIS),</w:t>
            </w:r>
            <w:r w:rsidRPr="2AB30C22">
              <w:rPr>
                <w:spacing w:val="-2"/>
                <w:sz w:val="20"/>
                <w:szCs w:val="20"/>
              </w:rPr>
              <w:t xml:space="preserve"> </w:t>
            </w:r>
            <w:r w:rsidRPr="2AB30C22">
              <w:rPr>
                <w:sz w:val="20"/>
                <w:szCs w:val="20"/>
              </w:rPr>
              <w:t>la inducción</w:t>
            </w:r>
            <w:r w:rsidRPr="2AB30C22">
              <w:rPr>
                <w:spacing w:val="-9"/>
                <w:sz w:val="20"/>
                <w:szCs w:val="20"/>
              </w:rPr>
              <w:t xml:space="preserve"> </w:t>
            </w:r>
            <w:r w:rsidRPr="2AB30C22">
              <w:rPr>
                <w:sz w:val="20"/>
                <w:szCs w:val="20"/>
              </w:rPr>
              <w:t>del</w:t>
            </w:r>
            <w:r w:rsidRPr="2AB30C22">
              <w:rPr>
                <w:spacing w:val="-11"/>
                <w:sz w:val="20"/>
                <w:szCs w:val="20"/>
              </w:rPr>
              <w:t xml:space="preserve"> </w:t>
            </w:r>
            <w:r w:rsidRPr="2AB30C22">
              <w:rPr>
                <w:sz w:val="20"/>
                <w:szCs w:val="20"/>
              </w:rPr>
              <w:t>derecho</w:t>
            </w:r>
            <w:r w:rsidRPr="2AB30C22">
              <w:rPr>
                <w:spacing w:val="-10"/>
                <w:sz w:val="20"/>
                <w:szCs w:val="20"/>
              </w:rPr>
              <w:t xml:space="preserve"> </w:t>
            </w:r>
            <w:r w:rsidRPr="2AB30C22">
              <w:rPr>
                <w:sz w:val="20"/>
                <w:szCs w:val="20"/>
              </w:rPr>
              <w:t>a</w:t>
            </w:r>
            <w:r w:rsidRPr="2AB30C22">
              <w:rPr>
                <w:spacing w:val="-4"/>
                <w:sz w:val="20"/>
                <w:szCs w:val="20"/>
              </w:rPr>
              <w:t xml:space="preserve"> </w:t>
            </w:r>
            <w:r w:rsidRPr="2AB30C22">
              <w:rPr>
                <w:sz w:val="20"/>
                <w:szCs w:val="20"/>
              </w:rPr>
              <w:t>saber,</w:t>
            </w:r>
            <w:r w:rsidRPr="2AB30C22">
              <w:rPr>
                <w:spacing w:val="-11"/>
                <w:sz w:val="20"/>
                <w:szCs w:val="20"/>
              </w:rPr>
              <w:t xml:space="preserve"> </w:t>
            </w:r>
            <w:r w:rsidRPr="2AB30C22">
              <w:rPr>
                <w:sz w:val="20"/>
                <w:szCs w:val="20"/>
              </w:rPr>
              <w:t>dando</w:t>
            </w:r>
            <w:r w:rsidRPr="2AB30C22">
              <w:rPr>
                <w:spacing w:val="-10"/>
                <w:sz w:val="20"/>
                <w:szCs w:val="20"/>
              </w:rPr>
              <w:t xml:space="preserve"> </w:t>
            </w:r>
            <w:r w:rsidRPr="2AB30C22">
              <w:rPr>
                <w:sz w:val="20"/>
                <w:szCs w:val="20"/>
              </w:rPr>
              <w:t>cumplimiento</w:t>
            </w:r>
            <w:r w:rsidRPr="2AB30C22">
              <w:rPr>
                <w:spacing w:val="-13"/>
                <w:sz w:val="20"/>
                <w:szCs w:val="20"/>
              </w:rPr>
              <w:t xml:space="preserve"> </w:t>
            </w:r>
            <w:r w:rsidRPr="2AB30C22">
              <w:rPr>
                <w:sz w:val="20"/>
                <w:szCs w:val="20"/>
              </w:rPr>
              <w:t>cabalmente</w:t>
            </w:r>
            <w:r w:rsidRPr="2AB30C22">
              <w:rPr>
                <w:spacing w:val="-13"/>
                <w:sz w:val="20"/>
                <w:szCs w:val="20"/>
              </w:rPr>
              <w:t xml:space="preserve"> </w:t>
            </w:r>
            <w:r w:rsidRPr="2AB30C22">
              <w:rPr>
                <w:sz w:val="20"/>
                <w:szCs w:val="20"/>
              </w:rPr>
              <w:t>a</w:t>
            </w:r>
            <w:r w:rsidRPr="2AB30C22">
              <w:rPr>
                <w:spacing w:val="-3"/>
                <w:sz w:val="20"/>
                <w:szCs w:val="20"/>
              </w:rPr>
              <w:t xml:space="preserve"> </w:t>
            </w:r>
            <w:r w:rsidRPr="2AB30C22">
              <w:rPr>
                <w:sz w:val="20"/>
                <w:szCs w:val="20"/>
              </w:rPr>
              <w:t>lo</w:t>
            </w:r>
            <w:r w:rsidRPr="2AB30C22">
              <w:rPr>
                <w:spacing w:val="-8"/>
                <w:sz w:val="20"/>
                <w:szCs w:val="20"/>
              </w:rPr>
              <w:t xml:space="preserve"> </w:t>
            </w:r>
            <w:r w:rsidRPr="2AB30C22">
              <w:rPr>
                <w:sz w:val="20"/>
                <w:szCs w:val="20"/>
              </w:rPr>
              <w:t>establecido</w:t>
            </w:r>
            <w:r w:rsidRPr="2AB30C22">
              <w:rPr>
                <w:spacing w:val="-7"/>
                <w:sz w:val="20"/>
                <w:szCs w:val="20"/>
              </w:rPr>
              <w:t xml:space="preserve"> </w:t>
            </w:r>
            <w:r w:rsidRPr="2AB30C22">
              <w:rPr>
                <w:sz w:val="20"/>
                <w:szCs w:val="20"/>
              </w:rPr>
              <w:t>en</w:t>
            </w:r>
            <w:r w:rsidRPr="2AB30C22">
              <w:rPr>
                <w:spacing w:val="-8"/>
                <w:sz w:val="20"/>
                <w:szCs w:val="20"/>
              </w:rPr>
              <w:t xml:space="preserve"> </w:t>
            </w:r>
            <w:r w:rsidRPr="2AB30C22">
              <w:rPr>
                <w:sz w:val="20"/>
                <w:szCs w:val="20"/>
              </w:rPr>
              <w:t>el</w:t>
            </w:r>
            <w:r w:rsidRPr="2AB30C22">
              <w:rPr>
                <w:spacing w:val="-10"/>
                <w:sz w:val="20"/>
                <w:szCs w:val="20"/>
              </w:rPr>
              <w:t xml:space="preserve"> </w:t>
            </w:r>
            <w:r w:rsidRPr="2AB30C22">
              <w:rPr>
                <w:sz w:val="20"/>
                <w:szCs w:val="20"/>
              </w:rPr>
              <w:t>Decreto Supremo N°4</w:t>
            </w:r>
            <w:r w:rsidR="680A2709" w:rsidRPr="2AB30C22">
              <w:rPr>
                <w:sz w:val="20"/>
                <w:szCs w:val="20"/>
              </w:rPr>
              <w:t>4</w:t>
            </w:r>
            <w:r w:rsidRPr="2AB30C22">
              <w:rPr>
                <w:sz w:val="20"/>
                <w:szCs w:val="20"/>
              </w:rPr>
              <w:t>, artículo</w:t>
            </w:r>
            <w:r w:rsidRPr="2AB30C22">
              <w:rPr>
                <w:spacing w:val="21"/>
                <w:sz w:val="20"/>
                <w:szCs w:val="20"/>
              </w:rPr>
              <w:t xml:space="preserve"> </w:t>
            </w:r>
            <w:r w:rsidR="7BC598D7" w:rsidRPr="2AB30C22">
              <w:rPr>
                <w:sz w:val="20"/>
                <w:szCs w:val="20"/>
              </w:rPr>
              <w:t>15</w:t>
            </w:r>
            <w:r w:rsidRPr="2AB30C22">
              <w:rPr>
                <w:sz w:val="20"/>
                <w:szCs w:val="20"/>
              </w:rPr>
              <w:t>°.</w:t>
            </w:r>
          </w:p>
          <w:p w14:paraId="7A29815C" w14:textId="1988D808" w:rsidR="00583C6B" w:rsidRDefault="00583C6B" w:rsidP="00583C6B">
            <w:pPr>
              <w:spacing w:before="3"/>
              <w:ind w:left="532"/>
              <w:jc w:val="both"/>
              <w:rPr>
                <w:sz w:val="20"/>
              </w:rPr>
            </w:pPr>
            <w:r>
              <w:rPr>
                <w:sz w:val="20"/>
              </w:rPr>
              <w:t>Para todo efecto, me considero oportunamente informado/a.</w:t>
            </w:r>
          </w:p>
          <w:p w14:paraId="31D474A3" w14:textId="77777777" w:rsidR="00583C6B" w:rsidRDefault="00583C6B" w:rsidP="00583C6B">
            <w:pPr>
              <w:spacing w:before="3"/>
              <w:ind w:left="532"/>
              <w:jc w:val="both"/>
              <w:rPr>
                <w:sz w:val="20"/>
              </w:rPr>
            </w:pPr>
          </w:p>
          <w:tbl>
            <w:tblPr>
              <w:tblStyle w:val="Tablaconcuadrcula"/>
              <w:tblW w:w="0" w:type="auto"/>
              <w:tblInd w:w="532" w:type="dxa"/>
              <w:tblLook w:val="04A0" w:firstRow="1" w:lastRow="0" w:firstColumn="1" w:lastColumn="0" w:noHBand="0" w:noVBand="1"/>
            </w:tblPr>
            <w:tblGrid>
              <w:gridCol w:w="2604"/>
              <w:gridCol w:w="5466"/>
            </w:tblGrid>
            <w:tr w:rsidR="005B5A60" w14:paraId="368FEEC9" w14:textId="77777777" w:rsidTr="00E56F32">
              <w:tc>
                <w:tcPr>
                  <w:tcW w:w="2604" w:type="dxa"/>
                </w:tcPr>
                <w:p w14:paraId="067E72F0" w14:textId="487E06F0" w:rsidR="005B5A60" w:rsidRPr="00EE7AC4" w:rsidRDefault="005B5A60" w:rsidP="00583C6B">
                  <w:pPr>
                    <w:spacing w:before="3"/>
                    <w:jc w:val="both"/>
                    <w:rPr>
                      <w:b/>
                      <w:bCs/>
                      <w:sz w:val="20"/>
                    </w:rPr>
                  </w:pPr>
                  <w:r w:rsidRPr="00EE7AC4">
                    <w:rPr>
                      <w:b/>
                      <w:bCs/>
                      <w:sz w:val="20"/>
                    </w:rPr>
                    <w:t>NOMBRE</w:t>
                  </w:r>
                  <w:r w:rsidR="00EE7AC4" w:rsidRPr="00EE7AC4">
                    <w:rPr>
                      <w:b/>
                      <w:bCs/>
                      <w:sz w:val="20"/>
                    </w:rPr>
                    <w:t>:</w:t>
                  </w:r>
                </w:p>
              </w:tc>
              <w:tc>
                <w:tcPr>
                  <w:tcW w:w="5466" w:type="dxa"/>
                </w:tcPr>
                <w:p w14:paraId="3C0C150A" w14:textId="483E5B6F" w:rsidR="005B5A60" w:rsidRDefault="00F4650C" w:rsidP="00583C6B">
                  <w:pPr>
                    <w:spacing w:before="3"/>
                    <w:jc w:val="both"/>
                    <w:rPr>
                      <w:sz w:val="20"/>
                    </w:rPr>
                  </w:pPr>
                  <w:r>
                    <w:rPr>
                      <w:sz w:val="20"/>
                    </w:rPr>
                    <w:t>_____________________________________</w:t>
                  </w:r>
                </w:p>
              </w:tc>
            </w:tr>
            <w:tr w:rsidR="00F4650C" w14:paraId="104752C2" w14:textId="77777777" w:rsidTr="00E56F32">
              <w:tc>
                <w:tcPr>
                  <w:tcW w:w="2604" w:type="dxa"/>
                </w:tcPr>
                <w:p w14:paraId="6492550D" w14:textId="236993AB" w:rsidR="00F4650C" w:rsidRPr="00EE7AC4" w:rsidRDefault="00F4650C" w:rsidP="00F4650C">
                  <w:pPr>
                    <w:spacing w:before="3"/>
                    <w:jc w:val="both"/>
                    <w:rPr>
                      <w:b/>
                      <w:bCs/>
                      <w:sz w:val="20"/>
                    </w:rPr>
                  </w:pPr>
                </w:p>
              </w:tc>
              <w:tc>
                <w:tcPr>
                  <w:tcW w:w="5466" w:type="dxa"/>
                </w:tcPr>
                <w:p w14:paraId="5CD5C730" w14:textId="1DD9D698" w:rsidR="00F4650C" w:rsidRDefault="00F4650C" w:rsidP="00F4650C">
                  <w:pPr>
                    <w:spacing w:before="3"/>
                    <w:jc w:val="both"/>
                    <w:rPr>
                      <w:sz w:val="20"/>
                    </w:rPr>
                  </w:pPr>
                </w:p>
              </w:tc>
            </w:tr>
            <w:tr w:rsidR="00F4650C" w14:paraId="2C52DA80" w14:textId="77777777" w:rsidTr="00E56F32">
              <w:tc>
                <w:tcPr>
                  <w:tcW w:w="2604" w:type="dxa"/>
                </w:tcPr>
                <w:p w14:paraId="4A8222F0" w14:textId="24E2A3F6" w:rsidR="00F4650C" w:rsidRPr="00EE7AC4" w:rsidRDefault="00F4650C" w:rsidP="00F4650C">
                  <w:pPr>
                    <w:spacing w:before="3"/>
                    <w:jc w:val="both"/>
                    <w:rPr>
                      <w:b/>
                      <w:bCs/>
                      <w:sz w:val="20"/>
                    </w:rPr>
                  </w:pPr>
                  <w:r w:rsidRPr="00EE7AC4">
                    <w:rPr>
                      <w:b/>
                      <w:bCs/>
                      <w:sz w:val="20"/>
                    </w:rPr>
                    <w:t>FECHA:</w:t>
                  </w:r>
                </w:p>
              </w:tc>
              <w:tc>
                <w:tcPr>
                  <w:tcW w:w="5466" w:type="dxa"/>
                </w:tcPr>
                <w:p w14:paraId="7D832C99" w14:textId="6C6D56FF" w:rsidR="00F4650C" w:rsidRDefault="00F4650C" w:rsidP="00F4650C">
                  <w:pPr>
                    <w:spacing w:before="3"/>
                    <w:jc w:val="both"/>
                    <w:rPr>
                      <w:sz w:val="20"/>
                    </w:rPr>
                  </w:pPr>
                  <w:r>
                    <w:rPr>
                      <w:sz w:val="20"/>
                    </w:rPr>
                    <w:t>_____________________________________</w:t>
                  </w:r>
                </w:p>
              </w:tc>
            </w:tr>
          </w:tbl>
          <w:p w14:paraId="53076D5F" w14:textId="03B63D35" w:rsidR="0022486B" w:rsidRPr="00CD3DA1" w:rsidRDefault="00F4650C" w:rsidP="00CD3DA1">
            <w:pPr>
              <w:spacing w:before="3"/>
              <w:ind w:left="532"/>
              <w:jc w:val="both"/>
              <w:rPr>
                <w:b/>
                <w:bCs/>
                <w:sz w:val="20"/>
              </w:rPr>
            </w:pPr>
            <w:r>
              <w:rPr>
                <w:sz w:val="20"/>
              </w:rPr>
              <w:t xml:space="preserve"> </w:t>
            </w:r>
            <w:r w:rsidR="000824E2">
              <w:rPr>
                <w:sz w:val="20"/>
              </w:rPr>
              <w:t xml:space="preserve">  </w:t>
            </w:r>
            <w:r w:rsidR="000824E2">
              <w:rPr>
                <w:sz w:val="20"/>
              </w:rPr>
              <w:br/>
            </w:r>
            <w:r w:rsidR="000824E2">
              <w:rPr>
                <w:b/>
                <w:bCs/>
                <w:sz w:val="20"/>
              </w:rPr>
              <w:t xml:space="preserve">   </w:t>
            </w:r>
            <w:r w:rsidRPr="00F4650C">
              <w:rPr>
                <w:b/>
                <w:bCs/>
                <w:sz w:val="20"/>
              </w:rPr>
              <w:t xml:space="preserve">FIRMA:                                            </w:t>
            </w:r>
          </w:p>
        </w:tc>
      </w:tr>
      <w:bookmarkEnd w:id="17"/>
      <w:bookmarkEnd w:id="48"/>
    </w:tbl>
    <w:p w14:paraId="021F44A0" w14:textId="7BB21D91" w:rsidR="00656DBD" w:rsidRPr="008A4E9D" w:rsidRDefault="00656DBD" w:rsidP="2AB30C22">
      <w:pPr>
        <w:rPr>
          <w:b/>
          <w:bCs/>
          <w:highlight w:val="yellow"/>
        </w:rPr>
      </w:pPr>
    </w:p>
    <w:sectPr w:rsidR="00656DBD" w:rsidRPr="008A4E9D">
      <w:headerReference w:type="default" r:id="rId35"/>
      <w:footerReference w:type="default" r:id="rId36"/>
      <w:pgSz w:w="12240" w:h="15840"/>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8" w:author="Nathaly Diaz Celis" w:date="2025-10-20T17:12:00Z" w:initials="ND">
    <w:p w14:paraId="5751B76F" w14:textId="77777777" w:rsidR="003A6DE4" w:rsidRDefault="003A6DE4" w:rsidP="003A6DE4">
      <w:pPr>
        <w:pStyle w:val="Textocomentario"/>
      </w:pPr>
      <w:r>
        <w:rPr>
          <w:rStyle w:val="Refdecomentario"/>
        </w:rPr>
        <w:annotationRef/>
      </w:r>
      <w:r>
        <w:rPr>
          <w:b/>
          <w:bCs/>
          <w:color w:val="EE0000"/>
        </w:rPr>
        <w:t>Tutoría:</w:t>
      </w:r>
      <w:r>
        <w:rPr>
          <w:color w:val="EE0000"/>
        </w:rPr>
        <w:t xml:space="preserve"> Actividad de acompañamiento inicial destinada a facilitar la integración/reintegración de una persona a la institución. Se ejecuta mediante objetivos definidos y dentro de un periodo establecido, con el fin de asegurar una incorporación efectiva.</w:t>
      </w:r>
      <w:r>
        <w:t xml:space="preserve"> </w:t>
      </w:r>
    </w:p>
  </w:comment>
  <w:comment w:id="19" w:author="Nathaly Diaz Celis" w:date="2025-10-20T16:50:00Z" w:initials="ND">
    <w:p w14:paraId="4CB4388C" w14:textId="77777777" w:rsidR="00AE40F2" w:rsidRDefault="00AE40F2" w:rsidP="00AE40F2">
      <w:pPr>
        <w:pStyle w:val="Textocomentario"/>
      </w:pPr>
      <w:r>
        <w:rPr>
          <w:rStyle w:val="Refdecomentario"/>
        </w:rPr>
        <w:annotationRef/>
      </w:r>
      <w:r>
        <w:t>Actividades a nivel regional/provincial:</w:t>
      </w:r>
    </w:p>
    <w:p w14:paraId="38EA23EF" w14:textId="77777777" w:rsidR="00AE40F2" w:rsidRDefault="00AE40F2" w:rsidP="000C1B70">
      <w:pPr>
        <w:pStyle w:val="Textocomentario"/>
        <w:numPr>
          <w:ilvl w:val="0"/>
          <w:numId w:val="37"/>
        </w:numPr>
      </w:pPr>
      <w:r>
        <w:t>Es responsabilidad del Encargado/a de Personas informar al Departamento de Desarrollo Organizacional sobre los nuevos ingresos, indicando fecha de ingreso al FOSIS, con el objeto de coordinar el proceso entre la región y el nivel central del FOSIS. Es preciso recalcar que se debe informar al depto. De Desarrollo Organizacional antes de que la persona comience en sus funciones.</w:t>
      </w:r>
    </w:p>
    <w:p w14:paraId="09714FD5" w14:textId="77777777" w:rsidR="00AE40F2" w:rsidRDefault="00AE40F2" w:rsidP="000C1B70">
      <w:pPr>
        <w:pStyle w:val="Textocomentario"/>
        <w:numPr>
          <w:ilvl w:val="0"/>
          <w:numId w:val="37"/>
        </w:numPr>
      </w:pPr>
      <w:r>
        <w:t>En ingresos de personas con discapacidad, realizar sensibilización previa en conjunto con el Comité Paritario.</w:t>
      </w:r>
    </w:p>
    <w:p w14:paraId="5B106735" w14:textId="77777777" w:rsidR="00AE40F2" w:rsidRDefault="00AE40F2" w:rsidP="000C1B70">
      <w:pPr>
        <w:pStyle w:val="Textocomentario"/>
        <w:numPr>
          <w:ilvl w:val="0"/>
          <w:numId w:val="37"/>
        </w:numPr>
      </w:pPr>
      <w:r>
        <w:t>La jefatura directa de la persona que ingresa debe informar al equipo de trabajo sobre el día de llegada, funciones y rol de la nueva persona.</w:t>
      </w:r>
    </w:p>
    <w:p w14:paraId="1F544B60" w14:textId="77777777" w:rsidR="00AE40F2" w:rsidRDefault="00AE40F2" w:rsidP="000C1B70">
      <w:pPr>
        <w:pStyle w:val="Textocomentario"/>
        <w:numPr>
          <w:ilvl w:val="0"/>
          <w:numId w:val="37"/>
        </w:numPr>
      </w:pPr>
      <w:r>
        <w:t>A nivel regional, el Encargado/a de Personas, deberá coordinar con la jefatura directa de la persona que ingresa el proceso de inducción a sus funciones. La jefatura de quien ingresa podrá designar a una persona de su equipo para cumplir funciones de tutoría durante la primera semana. La jefatura directa debe organizar la carga laboral inicial, compatibilizando tareas con el proceso de inducción.</w:t>
      </w:r>
    </w:p>
    <w:p w14:paraId="7FDC63A9" w14:textId="77777777" w:rsidR="00AE40F2" w:rsidRDefault="00AE40F2" w:rsidP="000C1B70">
      <w:pPr>
        <w:pStyle w:val="Textocomentario"/>
        <w:numPr>
          <w:ilvl w:val="0"/>
          <w:numId w:val="37"/>
        </w:numPr>
      </w:pPr>
      <w:r>
        <w:t>No obstante, la jefatura directa es la responsable de recibir formalmente a la persona e impartir/derivar la inducción al cargo, dejando constancia en el Certificado de Inducción al Cargo (Anexo N°3)</w:t>
      </w:r>
    </w:p>
    <w:p w14:paraId="44E836AA" w14:textId="77777777" w:rsidR="00AE40F2" w:rsidRDefault="00AE40F2" w:rsidP="000C1B70">
      <w:pPr>
        <w:pStyle w:val="Textocomentario"/>
        <w:numPr>
          <w:ilvl w:val="0"/>
          <w:numId w:val="37"/>
        </w:numPr>
      </w:pPr>
      <w:r>
        <w:t>El Departamento de Desarrollo Organizacional, a través del profesional encargado de la inducción, enviará un correo de bienvenida al nuevo funcionario/a adjuntando el día de su ingreso el Código de Ética FOSIS, el Reglamento de Higiene y Seguridad y el Glosario de siglas FOSIS.</w:t>
      </w:r>
    </w:p>
    <w:p w14:paraId="1B8603BB" w14:textId="77777777" w:rsidR="00AE40F2" w:rsidRDefault="00AE40F2" w:rsidP="000C1B70">
      <w:pPr>
        <w:pStyle w:val="Textocomentario"/>
        <w:numPr>
          <w:ilvl w:val="0"/>
          <w:numId w:val="37"/>
        </w:numPr>
      </w:pPr>
      <w:r>
        <w:t>Por otro lado, el profesional de Desarrollo Organizacional coordinará con el área de Prevención de Riesgos de la SAF la inducción sobre riesgos laborales y medidas de prevención (Obligación de Informar) y, paralelamente con la Unidad de Coordinación Estratégica de la SDP y el Departamento de Tecnologías de la Información y Telecomunicaciones de la SAF la inducción sobre “Seguridad de la información y plataformas digitales”.</w:t>
      </w:r>
    </w:p>
    <w:p w14:paraId="7F49ECF4" w14:textId="77777777" w:rsidR="00AE40F2" w:rsidRDefault="00AE40F2" w:rsidP="000C1B70">
      <w:pPr>
        <w:pStyle w:val="Textocomentario"/>
        <w:numPr>
          <w:ilvl w:val="0"/>
          <w:numId w:val="37"/>
        </w:numPr>
      </w:pPr>
      <w:r>
        <w:t>El Profesional de Desarrollo Organizacional a cargo del proceso de inducción también Coordinará con el Departamento de Bienestar de la SDP una charla de inducción al Servicio de Bienestar del FOSIS</w:t>
      </w:r>
    </w:p>
    <w:p w14:paraId="342ECC30" w14:textId="77777777" w:rsidR="00AE40F2" w:rsidRDefault="00AE40F2" w:rsidP="000C1B70">
      <w:pPr>
        <w:pStyle w:val="Textocomentario"/>
        <w:numPr>
          <w:ilvl w:val="0"/>
          <w:numId w:val="37"/>
        </w:numPr>
      </w:pPr>
      <w:r>
        <w:t>Será responsabilidad del Encargado/a de Personas a nivel regional solicitar la creación de un correo electrónico institucional al Departamento de Gestión de Personas. Además gestionará el enrolamiento en el reloj control en caso de corresponder Por último, informará al funcionario sobre el Sistema Integrado de Gestión -SIG- en donde se encuentra el Módulo web de gestión y desarrollo de personas del FOSIS.</w:t>
      </w:r>
    </w:p>
  </w:comment>
  <w:comment w:id="20" w:author="Nathaly Diaz Celis" w:date="2025-10-27T09:34:00Z" w:initials="NC">
    <w:p w14:paraId="4FB6AD58" w14:textId="09817C04" w:rsidR="00D411F8" w:rsidRDefault="00D411F8">
      <w:pPr>
        <w:pStyle w:val="Textocomentario"/>
      </w:pPr>
      <w:r>
        <w:rPr>
          <w:rStyle w:val="Refdecomentario"/>
        </w:rPr>
        <w:annotationRef/>
      </w:r>
      <w:r w:rsidRPr="220BE5E4">
        <w:t>Mejorar</w:t>
      </w:r>
    </w:p>
  </w:comment>
  <w:comment w:id="22" w:author="Nathaly Diaz Celis" w:date="2025-10-27T02:34:00Z" w:initials="NC">
    <w:p w14:paraId="2075415D" w14:textId="4878C658" w:rsidR="008E114F" w:rsidRDefault="008E114F">
      <w:pPr>
        <w:pStyle w:val="Textocomentario"/>
      </w:pPr>
      <w:r>
        <w:rPr>
          <w:rStyle w:val="Refdecomentario"/>
        </w:rPr>
        <w:annotationRef/>
      </w:r>
      <w:r w:rsidRPr="257D72E0">
        <w:t>Mejorar</w:t>
      </w:r>
    </w:p>
  </w:comment>
  <w:comment w:id="21" w:author="Nathaly Diaz Celis" w:date="2025-12-29T11:07:00Z" w:initials="NC">
    <w:p w14:paraId="3D7F7D09" w14:textId="06280B18" w:rsidR="00000000" w:rsidRDefault="00000000">
      <w:pPr>
        <w:pStyle w:val="Textocomentario"/>
      </w:pPr>
      <w:r>
        <w:rPr>
          <w:rStyle w:val="Refdecomentario"/>
        </w:rPr>
        <w:annotationRef/>
      </w:r>
      <w:r w:rsidRPr="48CB785B">
        <w:t>Creo que aquí establecería que en caso de que los equipos no hayan tenido alguna jornada de sensibilización durante los últimos 6 meses, será necesario coordinar una actividad.</w:t>
      </w:r>
    </w:p>
  </w:comment>
  <w:comment w:id="23" w:author="Nathaly Diaz Celis" w:date="2025-10-20T09:50:00Z" w:initials="NC">
    <w:p w14:paraId="04835555" w14:textId="79ED119B" w:rsidR="00D411F8" w:rsidRDefault="00D411F8">
      <w:pPr>
        <w:pStyle w:val="Textocomentario"/>
      </w:pPr>
      <w:r>
        <w:rPr>
          <w:rStyle w:val="Refdecomentario"/>
        </w:rPr>
        <w:annotationRef/>
      </w:r>
      <w:r w:rsidRPr="0C8C8217">
        <w:t>Actividades a nivel regional/provincial:</w:t>
      </w:r>
    </w:p>
    <w:p w14:paraId="00EDFFEF" w14:textId="30EB17C1" w:rsidR="00D411F8" w:rsidRDefault="00D411F8">
      <w:pPr>
        <w:pStyle w:val="Textocomentario"/>
      </w:pPr>
      <w:r w:rsidRPr="54320CDB">
        <w:t>Es responsabilidad del Encargado/a de Personas informar al Departamento de Desarrollo Organizacional sobre los nuevos ingresos, indicando fecha de ingreso al FOSIS, con el objeto de coordinar el proceso entre la región y el nivel central del FOSIS. Es preciso recalcar que se debe informar al depto. De Desarrollo Organizacional antes de que la persona comience en sus funciones.</w:t>
      </w:r>
    </w:p>
    <w:p w14:paraId="520CB596" w14:textId="467FC177" w:rsidR="00D411F8" w:rsidRDefault="00D411F8">
      <w:pPr>
        <w:pStyle w:val="Textocomentario"/>
      </w:pPr>
      <w:r w:rsidRPr="3C116382">
        <w:t>En ingresos de personas con discapacidad, realizar sensibilización previa en conjunto con el Comité Paritario.</w:t>
      </w:r>
    </w:p>
    <w:p w14:paraId="21D9631C" w14:textId="0D29F247" w:rsidR="00D411F8" w:rsidRDefault="00D411F8">
      <w:pPr>
        <w:pStyle w:val="Textocomentario"/>
      </w:pPr>
      <w:r w:rsidRPr="73A84DB5">
        <w:t>La jefatura directa de la persona que ingresa debe informar al equipo de trabajo sobre el día de llegada, funciones y rol de la nueva persona.</w:t>
      </w:r>
    </w:p>
    <w:p w14:paraId="3D38A9A9" w14:textId="003F633E" w:rsidR="00D411F8" w:rsidRDefault="00D411F8">
      <w:pPr>
        <w:pStyle w:val="Textocomentario"/>
      </w:pPr>
      <w:r w:rsidRPr="765B0A8F">
        <w:t>A nivel regional, el Encargado/a de Personas, deberá coordinar con la jefatura directa de la persona que ingresa el proceso de inducción a sus funciones. La jefatura de quien ingresa podrá designar a una persona de su equipo para cumplir funciones de tutoría durante la primera semana. La jefatura directa debe organizar la carga laboral inicial, c</w:t>
      </w:r>
      <w:r w:rsidRPr="1BC3C67D">
        <w:t>ompatibilizando tareas con el proceso de inducción.</w:t>
      </w:r>
    </w:p>
    <w:p w14:paraId="2224230D" w14:textId="705C060C" w:rsidR="00D411F8" w:rsidRDefault="00D411F8">
      <w:pPr>
        <w:pStyle w:val="Textocomentario"/>
      </w:pPr>
      <w:r w:rsidRPr="4041808B">
        <w:t>No obstante, la jefatura directa es la responsable de recibir formalmente a la persona e impartir/derivar la inducción al cargo, dejando constancia en el Certificado de Inducción al Cargo (Anexo N°3)</w:t>
      </w:r>
    </w:p>
    <w:p w14:paraId="09B4771E" w14:textId="1AADF3AA" w:rsidR="00D411F8" w:rsidRDefault="00D411F8">
      <w:pPr>
        <w:pStyle w:val="Textocomentario"/>
      </w:pPr>
      <w:r w:rsidRPr="7731A4CB">
        <w:t>El Departamento de Desarrollo Organizacional, a través del profesional encargado de la inducción, enviará un correo de bienvenida al nuevo funcionario/a adjuntando el día de su ingreso el Código de Ética FOSIS, el Reglamento de Higiene y Seguridad y el Glosario de siglas FOSIS.</w:t>
      </w:r>
    </w:p>
    <w:p w14:paraId="568A2AA1" w14:textId="4ACA8966" w:rsidR="00D411F8" w:rsidRDefault="00D411F8">
      <w:pPr>
        <w:pStyle w:val="Textocomentario"/>
      </w:pPr>
      <w:r w:rsidRPr="26709DF0">
        <w:t>Por otro lado, el profesional de Desarrollo Organizacional coordinará con el área de Prevención de Riesgos de la SAF la inducción sobre riesgos laborales y medidas de prevención (Obligación de Informar) y, paralelamente con la Unidad de Coordinación Estratégica de la SDP y el Departamento de Tecnologías de la Información y Telecomunicaciones de la SAF la inducción sobre “Seguridad de la información y plataformas digitales”.</w:t>
      </w:r>
    </w:p>
    <w:p w14:paraId="115887FD" w14:textId="3CCD2A4B" w:rsidR="00D411F8" w:rsidRDefault="00D411F8">
      <w:pPr>
        <w:pStyle w:val="Textocomentario"/>
      </w:pPr>
      <w:r w:rsidRPr="4F347EBB">
        <w:t>El Profesional de Desarrollo Organizacional a cargo del proceso d</w:t>
      </w:r>
      <w:r w:rsidRPr="14D78899">
        <w:t>e inducción también Coordinará con el Departamento de Bienestar de la SDP una charla de inducción al Servicio de Bienestar del FOSIS</w:t>
      </w:r>
    </w:p>
    <w:p w14:paraId="39304ABF" w14:textId="1E1C9153" w:rsidR="00D411F8" w:rsidRDefault="00D411F8">
      <w:pPr>
        <w:pStyle w:val="Textocomentario"/>
      </w:pPr>
      <w:r w:rsidRPr="7FFA1D63">
        <w:t>Será responsabilidad del Encargado/a de Personas a nivel regional solicitar la creación de un correo electrónico institucional al Departamento de Gestión de Personas. Además gestionará el enrolamiento en el reloj control en caso de corresponder Por último, informará al funcionario sobre el Sistema Integrado de Gestión -SIG- en donde se encuentra el Módulo web de gestión y desarrollo de personas del FOSIS.</w:t>
      </w:r>
    </w:p>
  </w:comment>
  <w:comment w:id="24" w:author="Nathaly Diaz Celis" w:date="2025-10-28T10:16:00Z" w:initials="NC">
    <w:p w14:paraId="61C0B4DF" w14:textId="2C856751" w:rsidR="00D411F8" w:rsidRDefault="00D411F8">
      <w:pPr>
        <w:pStyle w:val="Textocomentario"/>
      </w:pPr>
      <w:r>
        <w:rPr>
          <w:rStyle w:val="Refdecomentario"/>
        </w:rPr>
        <w:annotationRef/>
      </w:r>
      <w:r w:rsidRPr="4D6531EA">
        <w:t>Relacionado con el subsistema de gestión administrativa de personas</w:t>
      </w:r>
    </w:p>
  </w:comment>
  <w:comment w:id="25" w:author="Nathaly Diaz Celis" w:date="2025-10-27T09:34:00Z" w:initials="NC">
    <w:p w14:paraId="2FCF6C4F" w14:textId="40F4AC0A" w:rsidR="00D411F8" w:rsidRDefault="00D411F8">
      <w:pPr>
        <w:pStyle w:val="Textocomentario"/>
      </w:pPr>
      <w:r>
        <w:rPr>
          <w:rStyle w:val="Refdecomentario"/>
        </w:rPr>
        <w:annotationRef/>
      </w:r>
      <w:r w:rsidRPr="4C92E2AF">
        <w:t>Mejorar</w:t>
      </w:r>
    </w:p>
  </w:comment>
  <w:comment w:id="27" w:author="Nathaly Diaz Celis" w:date="2025-10-27T02:34:00Z" w:initials="NC">
    <w:p w14:paraId="21A523C2" w14:textId="08CF8220" w:rsidR="008E114F" w:rsidRDefault="008E114F">
      <w:pPr>
        <w:pStyle w:val="Textocomentario"/>
      </w:pPr>
      <w:r>
        <w:rPr>
          <w:rStyle w:val="Refdecomentario"/>
        </w:rPr>
        <w:annotationRef/>
      </w:r>
      <w:r w:rsidRPr="2C39DD7B">
        <w:t>Mejorar</w:t>
      </w:r>
    </w:p>
  </w:comment>
  <w:comment w:id="26" w:author="Nathaly Diaz Celis" w:date="2025-12-29T11:11:00Z" w:initials="NC">
    <w:p w14:paraId="620B5F02" w14:textId="72214627" w:rsidR="00000000" w:rsidRDefault="00000000">
      <w:pPr>
        <w:pStyle w:val="Textocomentario"/>
      </w:pPr>
      <w:r>
        <w:rPr>
          <w:rStyle w:val="Refdecomentario"/>
        </w:rPr>
        <w:annotationRef/>
      </w:r>
      <w:r w:rsidRPr="5547E53F">
        <w:t>Lo mismo que en el comentario anterior</w:t>
      </w:r>
    </w:p>
  </w:comment>
  <w:comment w:id="28" w:author="Nathaly Diaz Celis" w:date="2025-10-28T10:15:00Z" w:initials="NC">
    <w:p w14:paraId="1735CD94" w14:textId="21EAC377" w:rsidR="00D411F8" w:rsidRDefault="00D411F8">
      <w:pPr>
        <w:pStyle w:val="Textocomentario"/>
      </w:pPr>
      <w:r>
        <w:rPr>
          <w:rStyle w:val="Refdecomentario"/>
        </w:rPr>
        <w:annotationRef/>
      </w:r>
      <w:r w:rsidRPr="5D39F0BF">
        <w:t>Relacionado con otro subsistema de gestión de Personas: Capacitación</w:t>
      </w:r>
    </w:p>
  </w:comment>
  <w:comment w:id="29" w:author="Nicolás Avilés Vargas" w:date="2025-11-18T08:42:00Z" w:initials="NV">
    <w:p w14:paraId="0134D034" w14:textId="049D57BB" w:rsidR="008E114F" w:rsidRDefault="008E114F">
      <w:pPr>
        <w:pStyle w:val="Textocomentario"/>
      </w:pPr>
      <w:r>
        <w:rPr>
          <w:rStyle w:val="Refdecomentario"/>
        </w:rPr>
        <w:annotationRef/>
      </w:r>
      <w:r w:rsidRPr="5F47BCAB">
        <w:t xml:space="preserve">Falta en esta parte, la inducción a nuestros "sistemas" internos, como CEDOC, SGD, Etc. pero que esta responsabilidad este clara que es parte de la jefatura directa y/o el compañero de trabajo. </w:t>
      </w:r>
    </w:p>
  </w:comment>
  <w:comment w:id="30" w:author="Nathaly Diaz Celis" w:date="2025-11-18T09:29:00Z" w:initials="NC">
    <w:p w14:paraId="2CAA3E29" w14:textId="137D0E26" w:rsidR="008E114F" w:rsidRDefault="008E114F">
      <w:pPr>
        <w:pStyle w:val="Textocomentario"/>
      </w:pPr>
      <w:r>
        <w:rPr>
          <w:rStyle w:val="Refdecomentario"/>
        </w:rPr>
        <w:annotationRef/>
      </w:r>
      <w:r w:rsidRPr="468A2CA9">
        <w:t>Más arribita menciono lo del SGD, de igual manera agregaré que enseñe sobre intranet y CEDOC:  Gestión de Acceso y Herramientas Digitales [...] En cuanto la persona ingrese a sus funciones y, si corresponde, un profesional de Gestión de Personas realizará el enrolamiento en el sistema de control de asistencia. Este profesional, también informará y guiará al nuevo funcionario/a sobre el uso del Sistema Integrado de Gestión (SIG), específicamente del módulo web de Gestión y Desarrollo de Personas. </w:t>
      </w:r>
    </w:p>
  </w:comment>
  <w:comment w:id="31" w:author="Nathaly Diaz Celis" w:date="2025-10-27T16:45:00Z" w:initials="NC">
    <w:p w14:paraId="0A8E890A" w14:textId="0AA4DB6D" w:rsidR="00D411F8" w:rsidRDefault="00D411F8">
      <w:pPr>
        <w:pStyle w:val="Textocomentario"/>
      </w:pPr>
      <w:r>
        <w:rPr>
          <w:rStyle w:val="Refdecomentario"/>
        </w:rPr>
        <w:annotationRef/>
      </w:r>
      <w:r w:rsidRPr="63A8D22C">
        <w:t>https://www.oecd.org/es/publications/encuesta-de-la-ocde-sobre-los-motores-de-la-confianza-2024_85bdcdc0-es/chili_f5523f36-es.html#section-d1e30</w:t>
      </w:r>
    </w:p>
  </w:comment>
  <w:comment w:id="32" w:author="Nathaly Diaz Celis" w:date="2025-10-27T16:36:00Z" w:initials="NC">
    <w:p w14:paraId="227A1348" w14:textId="0D2C83D0" w:rsidR="00D411F8" w:rsidRDefault="00D411F8">
      <w:pPr>
        <w:pStyle w:val="Textocomentario"/>
      </w:pPr>
      <w:r>
        <w:rPr>
          <w:rStyle w:val="Refdecomentario"/>
        </w:rPr>
        <w:annotationRef/>
      </w:r>
      <w:r w:rsidRPr="3669E956">
        <w:t>https://modernizacion.gob.cl/agenda/agenda-periodo-2022-2026</w:t>
      </w:r>
    </w:p>
  </w:comment>
  <w:comment w:id="33" w:author="Valentina Navarro Peralta" w:date="2025-10-28T12:21:00Z" w:initials="VN">
    <w:p w14:paraId="3A8C212D" w14:textId="77777777" w:rsidR="00CB65C9" w:rsidRDefault="00CB65C9" w:rsidP="00CB65C9">
      <w:pPr>
        <w:pStyle w:val="Textocomentario"/>
      </w:pPr>
      <w:r>
        <w:rPr>
          <w:rStyle w:val="Refdecomentario"/>
        </w:rPr>
        <w:annotationRef/>
      </w:r>
      <w:r>
        <w:rPr>
          <w:lang w:val="es-ES"/>
        </w:rPr>
        <w:t>Falta incorporar la REX de cometido funcionario que se debe emitir para que el inducido salga a terreno</w:t>
      </w:r>
    </w:p>
  </w:comment>
  <w:comment w:id="34" w:author="Nathaly Diaz Celis" w:date="2025-10-29T09:04:00Z" w:initials="ND">
    <w:p w14:paraId="4A75EF69" w14:textId="77777777" w:rsidR="00C02794" w:rsidRDefault="00C02794" w:rsidP="00C02794">
      <w:pPr>
        <w:pStyle w:val="Textocomentario"/>
      </w:pPr>
      <w:r>
        <w:rPr>
          <w:rStyle w:val="Refdecomentario"/>
        </w:rPr>
        <w:annotationRef/>
      </w:r>
      <w:r>
        <w:t>Mejorar redacción</w:t>
      </w:r>
    </w:p>
  </w:comment>
  <w:comment w:id="35" w:author="Nathaly Diaz Celis" w:date="2025-12-29T11:15:00Z" w:initials="NC">
    <w:p w14:paraId="700BD1E3" w14:textId="5052FE24" w:rsidR="00000000" w:rsidRDefault="00000000">
      <w:pPr>
        <w:pStyle w:val="Textocomentario"/>
      </w:pPr>
      <w:r>
        <w:rPr>
          <w:rStyle w:val="Refdecomentario"/>
        </w:rPr>
        <w:annotationRef/>
      </w:r>
      <w:r w:rsidRPr="335144FF">
        <w:t>Revisar como se gestionó la salida del Fiscal y Jefe DO</w:t>
      </w:r>
    </w:p>
  </w:comment>
  <w:comment w:id="37" w:author="Nathaly Diaz Celis" w:date="2025-11-18T17:53:00Z" w:initials="NC">
    <w:p w14:paraId="3B04A832" w14:textId="48BB8928" w:rsidR="008E114F" w:rsidRDefault="008E114F">
      <w:pPr>
        <w:pStyle w:val="Textocomentario"/>
      </w:pPr>
      <w:r>
        <w:rPr>
          <w:rStyle w:val="Refdecomentario"/>
        </w:rPr>
        <w:annotationRef/>
      </w:r>
      <w:r w:rsidRPr="005E9F89">
        <w:t>Pedir el enlace</w:t>
      </w:r>
    </w:p>
  </w:comment>
  <w:comment w:id="38" w:author="Nathaly Diaz Celis" w:date="2025-12-29T11:18:00Z" w:initials="NC">
    <w:p w14:paraId="4EA3429C" w14:textId="78E8B9DD" w:rsidR="00000000" w:rsidRDefault="00000000">
      <w:pPr>
        <w:pStyle w:val="Textocomentario"/>
      </w:pPr>
      <w:r>
        <w:rPr>
          <w:rStyle w:val="Refdecomentario"/>
        </w:rPr>
        <w:annotationRef/>
      </w:r>
      <w:r w:rsidRPr="4CD3FC61">
        <w:t>Solicitar este enlace</w:t>
      </w:r>
    </w:p>
  </w:comment>
  <w:comment w:id="39" w:author="Nathaly Diaz Celis" w:date="2025-11-18T17:54:00Z" w:initials="NC">
    <w:p w14:paraId="6707D44F" w14:textId="3BF9B2C6" w:rsidR="008E114F" w:rsidRDefault="008E114F">
      <w:pPr>
        <w:pStyle w:val="Textocomentario"/>
      </w:pPr>
      <w:r>
        <w:rPr>
          <w:rStyle w:val="Refdecomentario"/>
        </w:rPr>
        <w:annotationRef/>
      </w:r>
      <w:r w:rsidRPr="2016FCBC">
        <w:t>Ver los riesgos del procedimiento actual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751B76F" w15:done="1"/>
  <w15:commentEx w15:paraId="342ECC30" w15:done="1"/>
  <w15:commentEx w15:paraId="4FB6AD58" w15:done="1"/>
  <w15:commentEx w15:paraId="2075415D" w15:done="1"/>
  <w15:commentEx w15:paraId="3D7F7D09" w15:done="1"/>
  <w15:commentEx w15:paraId="39304ABF" w15:done="1"/>
  <w15:commentEx w15:paraId="61C0B4DF" w15:done="1"/>
  <w15:commentEx w15:paraId="2FCF6C4F" w15:done="1"/>
  <w15:commentEx w15:paraId="21A523C2" w15:done="1"/>
  <w15:commentEx w15:paraId="620B5F02" w15:done="1"/>
  <w15:commentEx w15:paraId="1735CD94" w15:done="1"/>
  <w15:commentEx w15:paraId="0134D034" w15:done="1"/>
  <w15:commentEx w15:paraId="2CAA3E29" w15:paraIdParent="0134D034" w15:done="1"/>
  <w15:commentEx w15:paraId="0A8E890A" w15:done="1"/>
  <w15:commentEx w15:paraId="227A1348" w15:done="1"/>
  <w15:commentEx w15:paraId="3A8C212D" w15:done="1"/>
  <w15:commentEx w15:paraId="4A75EF69" w15:done="1"/>
  <w15:commentEx w15:paraId="700BD1E3" w15:done="1"/>
  <w15:commentEx w15:paraId="3B04A832" w15:done="1"/>
  <w15:commentEx w15:paraId="4EA3429C" w15:done="1"/>
  <w15:commentEx w15:paraId="6707D44F"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EE197C9" w16cex:dateUtc="2025-10-20T20:12:00Z"/>
  <w16cex:commentExtensible w16cex:durableId="053D98DA" w16cex:dateUtc="2025-10-20T19:50:00Z"/>
  <w16cex:commentExtensible w16cex:durableId="1C529043" w16cex:dateUtc="2025-10-27T12:34:00Z"/>
  <w16cex:commentExtensible w16cex:durableId="371B8352" w16cex:dateUtc="2025-10-27T12:34:00Z"/>
  <w16cex:commentExtensible w16cex:durableId="58012B20" w16cex:dateUtc="2025-12-29T14:07:00Z"/>
  <w16cex:commentExtensible w16cex:durableId="5B5FF509" w16cex:dateUtc="2025-10-20T19:50:00Z"/>
  <w16cex:commentExtensible w16cex:durableId="599CD7ED" w16cex:dateUtc="2025-10-28T13:16:00Z"/>
  <w16cex:commentExtensible w16cex:durableId="30BAD423" w16cex:dateUtc="2025-10-27T12:34:00Z"/>
  <w16cex:commentExtensible w16cex:durableId="36B17F3D" w16cex:dateUtc="2025-10-27T12:34:00Z"/>
  <w16cex:commentExtensible w16cex:durableId="28297C30" w16cex:dateUtc="2025-12-29T14:11:00Z"/>
  <w16cex:commentExtensible w16cex:durableId="157E7213" w16cex:dateUtc="2025-10-28T13:15:00Z"/>
  <w16cex:commentExtensible w16cex:durableId="0BC316A6" w16cex:dateUtc="2025-11-18T11:42:00Z"/>
  <w16cex:commentExtensible w16cex:durableId="3EBCFE85" w16cex:dateUtc="2025-11-18T12:29:00Z"/>
  <w16cex:commentExtensible w16cex:durableId="7F38736A" w16cex:dateUtc="2025-10-27T19:45:00Z"/>
  <w16cex:commentExtensible w16cex:durableId="3EE85741" w16cex:dateUtc="2025-10-27T19:36:00Z"/>
  <w16cex:commentExtensible w16cex:durableId="76739693" w16cex:dateUtc="2025-10-28T15:21:00Z"/>
  <w16cex:commentExtensible w16cex:durableId="3F7BC4D2" w16cex:dateUtc="2025-10-29T12:04:00Z"/>
  <w16cex:commentExtensible w16cex:durableId="3CCDBD05" w16cex:dateUtc="2025-12-29T14:15:00Z"/>
  <w16cex:commentExtensible w16cex:durableId="7F33D1B0" w16cex:dateUtc="2025-11-18T20:53:00Z"/>
  <w16cex:commentExtensible w16cex:durableId="32E9658C" w16cex:dateUtc="2025-12-29T14:18:00Z"/>
  <w16cex:commentExtensible w16cex:durableId="1AA989CC" w16cex:dateUtc="2025-11-18T20: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751B76F" w16cid:durableId="4EE197C9"/>
  <w16cid:commentId w16cid:paraId="342ECC30" w16cid:durableId="053D98DA"/>
  <w16cid:commentId w16cid:paraId="4FB6AD58" w16cid:durableId="1C529043"/>
  <w16cid:commentId w16cid:paraId="2075415D" w16cid:durableId="371B8352"/>
  <w16cid:commentId w16cid:paraId="3D7F7D09" w16cid:durableId="58012B20"/>
  <w16cid:commentId w16cid:paraId="39304ABF" w16cid:durableId="5B5FF509"/>
  <w16cid:commentId w16cid:paraId="61C0B4DF" w16cid:durableId="599CD7ED"/>
  <w16cid:commentId w16cid:paraId="2FCF6C4F" w16cid:durableId="30BAD423"/>
  <w16cid:commentId w16cid:paraId="21A523C2" w16cid:durableId="36B17F3D"/>
  <w16cid:commentId w16cid:paraId="620B5F02" w16cid:durableId="28297C30"/>
  <w16cid:commentId w16cid:paraId="1735CD94" w16cid:durableId="157E7213"/>
  <w16cid:commentId w16cid:paraId="0134D034" w16cid:durableId="0BC316A6"/>
  <w16cid:commentId w16cid:paraId="2CAA3E29" w16cid:durableId="3EBCFE85"/>
  <w16cid:commentId w16cid:paraId="0A8E890A" w16cid:durableId="7F38736A"/>
  <w16cid:commentId w16cid:paraId="227A1348" w16cid:durableId="3EE85741"/>
  <w16cid:commentId w16cid:paraId="3A8C212D" w16cid:durableId="76739693"/>
  <w16cid:commentId w16cid:paraId="4A75EF69" w16cid:durableId="3F7BC4D2"/>
  <w16cid:commentId w16cid:paraId="700BD1E3" w16cid:durableId="3CCDBD05"/>
  <w16cid:commentId w16cid:paraId="3B04A832" w16cid:durableId="7F33D1B0"/>
  <w16cid:commentId w16cid:paraId="4EA3429C" w16cid:durableId="32E9658C"/>
  <w16cid:commentId w16cid:paraId="6707D44F" w16cid:durableId="1AA989C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95C4F0" w14:textId="77777777" w:rsidR="00A75EDE" w:rsidRDefault="00A75EDE" w:rsidP="00BA5322">
      <w:pPr>
        <w:spacing w:after="0" w:line="240" w:lineRule="auto"/>
      </w:pPr>
      <w:r>
        <w:separator/>
      </w:r>
    </w:p>
  </w:endnote>
  <w:endnote w:type="continuationSeparator" w:id="0">
    <w:p w14:paraId="3D817C85" w14:textId="77777777" w:rsidR="00A75EDE" w:rsidRDefault="00A75EDE" w:rsidP="00BA5322">
      <w:pPr>
        <w:spacing w:after="0" w:line="240" w:lineRule="auto"/>
      </w:pPr>
      <w:r>
        <w:continuationSeparator/>
      </w:r>
    </w:p>
  </w:endnote>
  <w:endnote w:type="continuationNotice" w:id="1">
    <w:p w14:paraId="3A2F9C39" w14:textId="77777777" w:rsidR="00A75EDE" w:rsidRDefault="00A75ED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5558137"/>
      <w:docPartObj>
        <w:docPartGallery w:val="Page Numbers (Bottom of Page)"/>
        <w:docPartUnique/>
      </w:docPartObj>
    </w:sdtPr>
    <w:sdtContent>
      <w:p w14:paraId="780CFFF3" w14:textId="15C46229" w:rsidR="00304CA0" w:rsidRDefault="00304CA0">
        <w:pPr>
          <w:pStyle w:val="Piedepgina"/>
          <w:jc w:val="center"/>
        </w:pPr>
        <w:r>
          <w:fldChar w:fldCharType="begin"/>
        </w:r>
        <w:r>
          <w:instrText>PAGE   \* MERGEFORMAT</w:instrText>
        </w:r>
        <w:r>
          <w:fldChar w:fldCharType="separate"/>
        </w:r>
        <w:r>
          <w:rPr>
            <w:lang w:val="es-ES"/>
          </w:rPr>
          <w:t>2</w:t>
        </w:r>
        <w:r>
          <w:fldChar w:fldCharType="end"/>
        </w:r>
      </w:p>
    </w:sdtContent>
  </w:sdt>
  <w:p w14:paraId="610C500D" w14:textId="77777777" w:rsidR="00304CA0" w:rsidRDefault="00304CA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087118" w14:textId="77777777" w:rsidR="00A75EDE" w:rsidRDefault="00A75EDE" w:rsidP="00BA5322">
      <w:pPr>
        <w:spacing w:after="0" w:line="240" w:lineRule="auto"/>
      </w:pPr>
      <w:r>
        <w:separator/>
      </w:r>
    </w:p>
  </w:footnote>
  <w:footnote w:type="continuationSeparator" w:id="0">
    <w:p w14:paraId="434C2BAD" w14:textId="77777777" w:rsidR="00A75EDE" w:rsidRDefault="00A75EDE" w:rsidP="00BA5322">
      <w:pPr>
        <w:spacing w:after="0" w:line="240" w:lineRule="auto"/>
      </w:pPr>
      <w:r>
        <w:continuationSeparator/>
      </w:r>
    </w:p>
  </w:footnote>
  <w:footnote w:type="continuationNotice" w:id="1">
    <w:p w14:paraId="5E598333" w14:textId="77777777" w:rsidR="00A75EDE" w:rsidRDefault="00A75ED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NormalTable0"/>
      <w:tblW w:w="907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94"/>
      <w:gridCol w:w="3806"/>
      <w:gridCol w:w="2976"/>
    </w:tblGrid>
    <w:tr w:rsidR="007B7A50" w14:paraId="26B4D2A6" w14:textId="77777777" w:rsidTr="0623A875">
      <w:trPr>
        <w:trHeight w:val="491"/>
        <w:jc w:val="center"/>
      </w:trPr>
      <w:tc>
        <w:tcPr>
          <w:tcW w:w="2294" w:type="dxa"/>
          <w:vMerge w:val="restart"/>
          <w:tcBorders>
            <w:right w:val="single" w:sz="2" w:space="0" w:color="000000" w:themeColor="text1"/>
          </w:tcBorders>
        </w:tcPr>
        <w:p w14:paraId="4602069D" w14:textId="7A3D7133" w:rsidR="007B7A50" w:rsidRDefault="0623A875" w:rsidP="00BA5322">
          <w:pPr>
            <w:pStyle w:val="TableParagraph"/>
          </w:pPr>
          <w:r>
            <w:rPr>
              <w:noProof/>
            </w:rPr>
            <w:drawing>
              <wp:anchor distT="0" distB="0" distL="114300" distR="114300" simplePos="0" relativeHeight="251658240" behindDoc="0" locked="0" layoutInCell="1" allowOverlap="1" wp14:anchorId="72D8C9B3" wp14:editId="65FD287D">
                <wp:simplePos x="0" y="0"/>
                <wp:positionH relativeFrom="column">
                  <wp:align>left</wp:align>
                </wp:positionH>
                <wp:positionV relativeFrom="paragraph">
                  <wp:posOffset>0</wp:posOffset>
                </wp:positionV>
                <wp:extent cx="1080510" cy="981113"/>
                <wp:effectExtent l="0" t="0" r="0" b="0"/>
                <wp:wrapNone/>
                <wp:docPr id="1351356583" name="Imagen 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descr="Imagen que contiene Texto&#10;&#10;Descripción generada automáticamente"/>
                        <pic:cNvPicPr/>
                      </pic:nvPicPr>
                      <pic:blipFill>
                        <a:blip r:embed="rId1">
                          <a:extLst>
                            <a:ext uri="{28A0092B-C50C-407E-A947-70E740481C1C}">
                              <a14:useLocalDpi xmlns:a14="http://schemas.microsoft.com/office/drawing/2010/main"/>
                            </a:ext>
                          </a:extLst>
                        </a:blip>
                        <a:stretch>
                          <a:fillRect/>
                        </a:stretch>
                      </pic:blipFill>
                      <pic:spPr>
                        <a:xfrm>
                          <a:off x="0" y="0"/>
                          <a:ext cx="1080510" cy="981113"/>
                        </a:xfrm>
                        <a:prstGeom prst="rect">
                          <a:avLst/>
                        </a:prstGeom>
                      </pic:spPr>
                    </pic:pic>
                  </a:graphicData>
                </a:graphic>
                <wp14:sizeRelH relativeFrom="page">
                  <wp14:pctWidth>0</wp14:pctWidth>
                </wp14:sizeRelH>
                <wp14:sizeRelV relativeFrom="page">
                  <wp14:pctHeight>0</wp14:pctHeight>
                </wp14:sizeRelV>
              </wp:anchor>
            </w:drawing>
          </w:r>
        </w:p>
      </w:tc>
      <w:tc>
        <w:tcPr>
          <w:tcW w:w="3806" w:type="dxa"/>
          <w:vMerge w:val="restart"/>
          <w:tcBorders>
            <w:left w:val="single" w:sz="2" w:space="0" w:color="000000" w:themeColor="text1"/>
          </w:tcBorders>
          <w:vAlign w:val="center"/>
        </w:tcPr>
        <w:p w14:paraId="56C4813C" w14:textId="1E9C8EA0" w:rsidR="007B7A50" w:rsidRPr="007B7A50" w:rsidRDefault="007B7A50" w:rsidP="007B7A50">
          <w:pPr>
            <w:pStyle w:val="TableParagraph"/>
            <w:spacing w:before="18" w:line="270" w:lineRule="atLeast"/>
            <w:jc w:val="center"/>
            <w:rPr>
              <w:rFonts w:asciiTheme="minorHAnsi" w:eastAsiaTheme="minorEastAsia" w:hAnsiTheme="minorHAnsi" w:cstheme="minorBidi"/>
              <w:b/>
              <w:bCs/>
            </w:rPr>
          </w:pPr>
          <w:r w:rsidRPr="6F976ED0">
            <w:rPr>
              <w:rFonts w:asciiTheme="minorHAnsi" w:eastAsiaTheme="minorEastAsia" w:hAnsiTheme="minorHAnsi" w:cstheme="minorBidi"/>
              <w:b/>
              <w:bCs/>
            </w:rPr>
            <w:t xml:space="preserve">Procedimiento </w:t>
          </w:r>
          <w:r w:rsidR="001D35FA" w:rsidRPr="6F976ED0">
            <w:rPr>
              <w:rFonts w:asciiTheme="minorHAnsi" w:eastAsiaTheme="minorEastAsia" w:hAnsiTheme="minorHAnsi" w:cstheme="minorBidi"/>
              <w:b/>
              <w:bCs/>
            </w:rPr>
            <w:t>de Inducción del Fondo de Solidaridad e Inversión Social</w:t>
          </w:r>
        </w:p>
      </w:tc>
      <w:tc>
        <w:tcPr>
          <w:tcW w:w="2976" w:type="dxa"/>
          <w:vAlign w:val="center"/>
        </w:tcPr>
        <w:p w14:paraId="4B9ED095" w14:textId="4920025E" w:rsidR="007B7A50" w:rsidRDefault="007B7A50" w:rsidP="007B7A50">
          <w:pPr>
            <w:pStyle w:val="TableParagraph"/>
            <w:spacing w:before="10" w:line="236" w:lineRule="exact"/>
            <w:ind w:left="70"/>
            <w:rPr>
              <w:rFonts w:asciiTheme="minorHAnsi" w:eastAsiaTheme="minorEastAsia" w:hAnsiTheme="minorHAnsi" w:cstheme="minorBidi"/>
            </w:rPr>
          </w:pPr>
          <w:r w:rsidRPr="6F976ED0">
            <w:rPr>
              <w:rFonts w:asciiTheme="minorHAnsi" w:eastAsiaTheme="minorEastAsia" w:hAnsiTheme="minorHAnsi" w:cstheme="minorBidi"/>
            </w:rPr>
            <w:t xml:space="preserve">Fecha emisión: </w:t>
          </w:r>
          <w:r w:rsidR="6F976ED0" w:rsidRPr="6F976ED0">
            <w:rPr>
              <w:rFonts w:asciiTheme="minorHAnsi" w:eastAsiaTheme="minorEastAsia" w:hAnsiTheme="minorHAnsi" w:cstheme="minorBidi"/>
            </w:rPr>
            <w:t>28</w:t>
          </w:r>
          <w:r w:rsidR="005573B5" w:rsidRPr="6F976ED0">
            <w:rPr>
              <w:rFonts w:asciiTheme="minorHAnsi" w:eastAsiaTheme="minorEastAsia" w:hAnsiTheme="minorHAnsi" w:cstheme="minorBidi"/>
            </w:rPr>
            <w:t>/</w:t>
          </w:r>
          <w:r w:rsidR="001D35FA" w:rsidRPr="6F976ED0">
            <w:rPr>
              <w:rFonts w:asciiTheme="minorHAnsi" w:eastAsiaTheme="minorEastAsia" w:hAnsiTheme="minorHAnsi" w:cstheme="minorBidi"/>
            </w:rPr>
            <w:t>10</w:t>
          </w:r>
          <w:r w:rsidR="005573B5" w:rsidRPr="6F976ED0">
            <w:rPr>
              <w:rFonts w:asciiTheme="minorHAnsi" w:eastAsiaTheme="minorEastAsia" w:hAnsiTheme="minorHAnsi" w:cstheme="minorBidi"/>
            </w:rPr>
            <w:t>/202</w:t>
          </w:r>
          <w:r w:rsidR="001348BE" w:rsidRPr="6F976ED0">
            <w:rPr>
              <w:rFonts w:asciiTheme="minorHAnsi" w:eastAsiaTheme="minorEastAsia" w:hAnsiTheme="minorHAnsi" w:cstheme="minorBidi"/>
            </w:rPr>
            <w:t>5</w:t>
          </w:r>
        </w:p>
      </w:tc>
    </w:tr>
    <w:tr w:rsidR="007B7A50" w14:paraId="12BA7704" w14:textId="77777777" w:rsidTr="0022486B">
      <w:trPr>
        <w:trHeight w:val="427"/>
        <w:jc w:val="center"/>
      </w:trPr>
      <w:tc>
        <w:tcPr>
          <w:tcW w:w="2294" w:type="dxa"/>
          <w:vMerge/>
          <w:tcBorders>
            <w:top w:val="nil"/>
            <w:bottom w:val="single" w:sz="4" w:space="0" w:color="000000"/>
            <w:right w:val="single" w:sz="2" w:space="0" w:color="000000"/>
          </w:tcBorders>
        </w:tcPr>
        <w:p w14:paraId="02020113" w14:textId="77777777" w:rsidR="007B7A50" w:rsidRDefault="007B7A50" w:rsidP="00BA5322">
          <w:pPr>
            <w:rPr>
              <w:sz w:val="2"/>
              <w:szCs w:val="2"/>
            </w:rPr>
          </w:pPr>
        </w:p>
      </w:tc>
      <w:tc>
        <w:tcPr>
          <w:tcW w:w="3806" w:type="dxa"/>
          <w:vMerge/>
          <w:tcBorders>
            <w:left w:val="single" w:sz="2" w:space="0" w:color="000000"/>
            <w:bottom w:val="single" w:sz="4" w:space="0" w:color="000000"/>
          </w:tcBorders>
          <w:vAlign w:val="center"/>
        </w:tcPr>
        <w:p w14:paraId="21EFF66B" w14:textId="63BA6A6C" w:rsidR="007B7A50" w:rsidRPr="007B7A50" w:rsidRDefault="007B7A50" w:rsidP="007B7A50">
          <w:pPr>
            <w:pStyle w:val="TableParagraph"/>
            <w:spacing w:line="240" w:lineRule="exact"/>
            <w:ind w:right="619"/>
            <w:rPr>
              <w:sz w:val="2"/>
              <w:szCs w:val="2"/>
            </w:rPr>
          </w:pPr>
        </w:p>
      </w:tc>
      <w:tc>
        <w:tcPr>
          <w:tcW w:w="2976" w:type="dxa"/>
          <w:tcBorders>
            <w:bottom w:val="single" w:sz="2" w:space="0" w:color="000000"/>
          </w:tcBorders>
          <w:vAlign w:val="center"/>
        </w:tcPr>
        <w:p w14:paraId="0DCD296A" w14:textId="0A45D443" w:rsidR="007B7A50" w:rsidRDefault="007B7A50" w:rsidP="007B7A50">
          <w:pPr>
            <w:pStyle w:val="TableParagraph"/>
            <w:spacing w:before="160"/>
            <w:ind w:left="70"/>
            <w:rPr>
              <w:rFonts w:asciiTheme="minorHAnsi" w:eastAsiaTheme="minorEastAsia" w:hAnsiTheme="minorHAnsi" w:cstheme="minorBidi"/>
            </w:rPr>
          </w:pPr>
          <w:r w:rsidRPr="6F976ED0">
            <w:rPr>
              <w:rFonts w:asciiTheme="minorHAnsi" w:eastAsiaTheme="minorEastAsia" w:hAnsiTheme="minorHAnsi" w:cstheme="minorBidi"/>
            </w:rPr>
            <w:t>Versión:</w:t>
          </w:r>
          <w:r w:rsidR="00895B40" w:rsidRPr="6F976ED0">
            <w:rPr>
              <w:rFonts w:asciiTheme="minorHAnsi" w:eastAsiaTheme="minorEastAsia" w:hAnsiTheme="minorHAnsi" w:cstheme="minorBidi"/>
            </w:rPr>
            <w:t>1</w:t>
          </w:r>
          <w:r w:rsidR="001D35FA" w:rsidRPr="6F976ED0">
            <w:rPr>
              <w:rFonts w:asciiTheme="minorHAnsi" w:eastAsiaTheme="minorEastAsia" w:hAnsiTheme="minorHAnsi" w:cstheme="minorBidi"/>
            </w:rPr>
            <w:t>1</w:t>
          </w:r>
        </w:p>
      </w:tc>
    </w:tr>
    <w:tr w:rsidR="00BA5322" w14:paraId="325ECEC4" w14:textId="77777777" w:rsidTr="00C963E7">
      <w:trPr>
        <w:trHeight w:val="328"/>
        <w:jc w:val="center"/>
      </w:trPr>
      <w:tc>
        <w:tcPr>
          <w:tcW w:w="2294" w:type="dxa"/>
          <w:vMerge/>
          <w:tcBorders>
            <w:top w:val="nil"/>
            <w:right w:val="single" w:sz="2" w:space="0" w:color="000000"/>
          </w:tcBorders>
        </w:tcPr>
        <w:p w14:paraId="4184AC87" w14:textId="77777777" w:rsidR="00BA5322" w:rsidRDefault="00BA5322" w:rsidP="00BA5322">
          <w:pPr>
            <w:rPr>
              <w:sz w:val="2"/>
              <w:szCs w:val="2"/>
            </w:rPr>
          </w:pPr>
        </w:p>
      </w:tc>
      <w:tc>
        <w:tcPr>
          <w:tcW w:w="3806" w:type="dxa"/>
          <w:vMerge w:val="restart"/>
          <w:tcBorders>
            <w:top w:val="single" w:sz="2" w:space="0" w:color="000000"/>
            <w:left w:val="single" w:sz="2" w:space="0" w:color="000000"/>
          </w:tcBorders>
          <w:vAlign w:val="center"/>
        </w:tcPr>
        <w:p w14:paraId="19DB82E0" w14:textId="77777777" w:rsidR="00BA5322" w:rsidRDefault="00BA5322" w:rsidP="00C963E7">
          <w:pPr>
            <w:pStyle w:val="TableParagraph"/>
            <w:spacing w:before="218"/>
            <w:ind w:left="878"/>
            <w:rPr>
              <w:rFonts w:asciiTheme="minorHAnsi" w:eastAsiaTheme="minorEastAsia" w:hAnsiTheme="minorHAnsi" w:cstheme="minorBidi"/>
              <w:b/>
              <w:bCs/>
            </w:rPr>
          </w:pPr>
          <w:r w:rsidRPr="6F976ED0">
            <w:rPr>
              <w:rFonts w:asciiTheme="minorHAnsi" w:eastAsiaTheme="minorEastAsia" w:hAnsiTheme="minorHAnsi" w:cstheme="minorBidi"/>
              <w:b/>
              <w:bCs/>
            </w:rPr>
            <w:t>PR-GDP-6.2.2-02</w:t>
          </w:r>
        </w:p>
      </w:tc>
      <w:tc>
        <w:tcPr>
          <w:tcW w:w="2976" w:type="dxa"/>
          <w:tcBorders>
            <w:top w:val="single" w:sz="2" w:space="0" w:color="000000"/>
            <w:bottom w:val="nil"/>
          </w:tcBorders>
          <w:vAlign w:val="center"/>
        </w:tcPr>
        <w:p w14:paraId="153877F6" w14:textId="77777777" w:rsidR="00BA5322" w:rsidRDefault="00BA5322" w:rsidP="007B7A50">
          <w:pPr>
            <w:pStyle w:val="TableParagraph"/>
            <w:spacing w:before="81" w:line="227" w:lineRule="exact"/>
            <w:ind w:left="70"/>
            <w:rPr>
              <w:rFonts w:asciiTheme="minorHAnsi" w:eastAsiaTheme="minorEastAsia" w:hAnsiTheme="minorHAnsi" w:cstheme="minorBidi"/>
            </w:rPr>
          </w:pPr>
          <w:r w:rsidRPr="6F976ED0">
            <w:rPr>
              <w:rFonts w:asciiTheme="minorHAnsi" w:eastAsiaTheme="minorEastAsia" w:hAnsiTheme="minorHAnsi" w:cstheme="minorBidi"/>
            </w:rPr>
            <w:t>Fecha versión:</w:t>
          </w:r>
        </w:p>
      </w:tc>
    </w:tr>
    <w:tr w:rsidR="00BA5322" w14:paraId="0D3D7183" w14:textId="77777777" w:rsidTr="0022486B">
      <w:trPr>
        <w:trHeight w:val="362"/>
        <w:jc w:val="center"/>
      </w:trPr>
      <w:tc>
        <w:tcPr>
          <w:tcW w:w="2294" w:type="dxa"/>
          <w:vMerge/>
          <w:tcBorders>
            <w:top w:val="nil"/>
            <w:right w:val="single" w:sz="2" w:space="0" w:color="000000"/>
          </w:tcBorders>
        </w:tcPr>
        <w:p w14:paraId="7A2F0A18" w14:textId="77777777" w:rsidR="00BA5322" w:rsidRDefault="00BA5322" w:rsidP="00BA5322">
          <w:pPr>
            <w:rPr>
              <w:sz w:val="2"/>
              <w:szCs w:val="2"/>
            </w:rPr>
          </w:pPr>
        </w:p>
      </w:tc>
      <w:tc>
        <w:tcPr>
          <w:tcW w:w="3806" w:type="dxa"/>
          <w:vMerge/>
          <w:tcBorders>
            <w:top w:val="nil"/>
            <w:left w:val="single" w:sz="2" w:space="0" w:color="000000"/>
          </w:tcBorders>
        </w:tcPr>
        <w:p w14:paraId="79A33333" w14:textId="77777777" w:rsidR="00BA5322" w:rsidRDefault="00BA5322" w:rsidP="00BA5322">
          <w:pPr>
            <w:rPr>
              <w:sz w:val="2"/>
              <w:szCs w:val="2"/>
            </w:rPr>
          </w:pPr>
        </w:p>
      </w:tc>
      <w:tc>
        <w:tcPr>
          <w:tcW w:w="2976" w:type="dxa"/>
          <w:tcBorders>
            <w:top w:val="nil"/>
          </w:tcBorders>
          <w:vAlign w:val="center"/>
        </w:tcPr>
        <w:p w14:paraId="04F02EBB" w14:textId="6A278137" w:rsidR="00BA5322" w:rsidRDefault="00BA5322" w:rsidP="007B7A50">
          <w:pPr>
            <w:pStyle w:val="TableParagraph"/>
            <w:spacing w:line="248" w:lineRule="exact"/>
            <w:ind w:left="70"/>
          </w:pPr>
        </w:p>
      </w:tc>
    </w:tr>
  </w:tbl>
  <w:p w14:paraId="09DC69D1" w14:textId="77777777" w:rsidR="00BA5322" w:rsidRDefault="00BA532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15356"/>
    <w:multiLevelType w:val="hybridMultilevel"/>
    <w:tmpl w:val="0ABE6268"/>
    <w:lvl w:ilvl="0" w:tplc="340A0019">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034C3100"/>
    <w:multiLevelType w:val="multilevel"/>
    <w:tmpl w:val="4748E22E"/>
    <w:lvl w:ilvl="0">
      <w:start w:val="6"/>
      <w:numFmt w:val="decimal"/>
      <w:lvlText w:val="%1."/>
      <w:lvlJc w:val="left"/>
      <w:pPr>
        <w:ind w:left="720" w:hanging="360"/>
      </w:pPr>
      <w:rPr>
        <w:rFonts w:hint="default"/>
      </w:rPr>
    </w:lvl>
    <w:lvl w:ilvl="1">
      <w:start w:val="1"/>
      <w:numFmt w:val="decimal"/>
      <w:isLgl/>
      <w:lvlText w:val="%1.%2"/>
      <w:lvlJc w:val="left"/>
      <w:pPr>
        <w:ind w:left="1038" w:hanging="504"/>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602" w:hanging="720"/>
      </w:pPr>
      <w:rPr>
        <w:rFonts w:hint="default"/>
      </w:rPr>
    </w:lvl>
    <w:lvl w:ilvl="4">
      <w:start w:val="1"/>
      <w:numFmt w:val="decimal"/>
      <w:isLgl/>
      <w:lvlText w:val="%1.%2.%3.%4.%5"/>
      <w:lvlJc w:val="left"/>
      <w:pPr>
        <w:ind w:left="2136" w:hanging="1080"/>
      </w:pPr>
      <w:rPr>
        <w:rFonts w:hint="default"/>
      </w:rPr>
    </w:lvl>
    <w:lvl w:ilvl="5">
      <w:start w:val="1"/>
      <w:numFmt w:val="decimal"/>
      <w:isLgl/>
      <w:lvlText w:val="%1.%2.%3.%4.%5.%6"/>
      <w:lvlJc w:val="left"/>
      <w:pPr>
        <w:ind w:left="2310" w:hanging="1080"/>
      </w:pPr>
      <w:rPr>
        <w:rFonts w:hint="default"/>
      </w:rPr>
    </w:lvl>
    <w:lvl w:ilvl="6">
      <w:start w:val="1"/>
      <w:numFmt w:val="decimal"/>
      <w:isLgl/>
      <w:lvlText w:val="%1.%2.%3.%4.%5.%6.%7"/>
      <w:lvlJc w:val="left"/>
      <w:pPr>
        <w:ind w:left="2844" w:hanging="1440"/>
      </w:pPr>
      <w:rPr>
        <w:rFonts w:hint="default"/>
      </w:rPr>
    </w:lvl>
    <w:lvl w:ilvl="7">
      <w:start w:val="1"/>
      <w:numFmt w:val="decimal"/>
      <w:isLgl/>
      <w:lvlText w:val="%1.%2.%3.%4.%5.%6.%7.%8"/>
      <w:lvlJc w:val="left"/>
      <w:pPr>
        <w:ind w:left="3018" w:hanging="1440"/>
      </w:pPr>
      <w:rPr>
        <w:rFonts w:hint="default"/>
      </w:rPr>
    </w:lvl>
    <w:lvl w:ilvl="8">
      <w:start w:val="1"/>
      <w:numFmt w:val="decimal"/>
      <w:isLgl/>
      <w:lvlText w:val="%1.%2.%3.%4.%5.%6.%7.%8.%9"/>
      <w:lvlJc w:val="left"/>
      <w:pPr>
        <w:ind w:left="3552" w:hanging="1800"/>
      </w:pPr>
      <w:rPr>
        <w:rFonts w:hint="default"/>
      </w:rPr>
    </w:lvl>
  </w:abstractNum>
  <w:abstractNum w:abstractNumId="2" w15:restartNumberingAfterBreak="0">
    <w:nsid w:val="06BD2A4A"/>
    <w:multiLevelType w:val="multilevel"/>
    <w:tmpl w:val="11068940"/>
    <w:lvl w:ilvl="0">
      <w:start w:val="3"/>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 w15:restartNumberingAfterBreak="0">
    <w:nsid w:val="071C5D81"/>
    <w:multiLevelType w:val="hybridMultilevel"/>
    <w:tmpl w:val="CDDC2578"/>
    <w:lvl w:ilvl="0" w:tplc="B342949C">
      <w:start w:val="1"/>
      <w:numFmt w:val="bullet"/>
      <w:lvlText w:val=""/>
      <w:lvlJc w:val="left"/>
      <w:pPr>
        <w:ind w:left="720" w:hanging="360"/>
      </w:pPr>
      <w:rPr>
        <w:rFonts w:ascii="Symbol" w:hAnsi="Symbol" w:hint="default"/>
      </w:rPr>
    </w:lvl>
    <w:lvl w:ilvl="1" w:tplc="A9B299C0">
      <w:start w:val="1"/>
      <w:numFmt w:val="bullet"/>
      <w:lvlText w:val="o"/>
      <w:lvlJc w:val="left"/>
      <w:pPr>
        <w:ind w:left="1440" w:hanging="360"/>
      </w:pPr>
      <w:rPr>
        <w:rFonts w:ascii="Courier New" w:hAnsi="Courier New" w:hint="default"/>
      </w:rPr>
    </w:lvl>
    <w:lvl w:ilvl="2" w:tplc="C1DC9140">
      <w:start w:val="1"/>
      <w:numFmt w:val="bullet"/>
      <w:lvlText w:val=""/>
      <w:lvlJc w:val="left"/>
      <w:pPr>
        <w:ind w:left="2160" w:hanging="360"/>
      </w:pPr>
      <w:rPr>
        <w:rFonts w:ascii="Wingdings" w:hAnsi="Wingdings" w:hint="default"/>
      </w:rPr>
    </w:lvl>
    <w:lvl w:ilvl="3" w:tplc="EC9A91BA">
      <w:start w:val="1"/>
      <w:numFmt w:val="bullet"/>
      <w:lvlText w:val=""/>
      <w:lvlJc w:val="left"/>
      <w:pPr>
        <w:ind w:left="2880" w:hanging="360"/>
      </w:pPr>
      <w:rPr>
        <w:rFonts w:ascii="Symbol" w:hAnsi="Symbol" w:hint="default"/>
      </w:rPr>
    </w:lvl>
    <w:lvl w:ilvl="4" w:tplc="06F66856">
      <w:start w:val="1"/>
      <w:numFmt w:val="bullet"/>
      <w:lvlText w:val="o"/>
      <w:lvlJc w:val="left"/>
      <w:pPr>
        <w:ind w:left="3600" w:hanging="360"/>
      </w:pPr>
      <w:rPr>
        <w:rFonts w:ascii="Courier New" w:hAnsi="Courier New" w:hint="default"/>
      </w:rPr>
    </w:lvl>
    <w:lvl w:ilvl="5" w:tplc="1FBE3F68">
      <w:start w:val="1"/>
      <w:numFmt w:val="bullet"/>
      <w:lvlText w:val=""/>
      <w:lvlJc w:val="left"/>
      <w:pPr>
        <w:ind w:left="4320" w:hanging="360"/>
      </w:pPr>
      <w:rPr>
        <w:rFonts w:ascii="Wingdings" w:hAnsi="Wingdings" w:hint="default"/>
      </w:rPr>
    </w:lvl>
    <w:lvl w:ilvl="6" w:tplc="03400E1C">
      <w:start w:val="1"/>
      <w:numFmt w:val="bullet"/>
      <w:lvlText w:val=""/>
      <w:lvlJc w:val="left"/>
      <w:pPr>
        <w:ind w:left="5040" w:hanging="360"/>
      </w:pPr>
      <w:rPr>
        <w:rFonts w:ascii="Symbol" w:hAnsi="Symbol" w:hint="default"/>
      </w:rPr>
    </w:lvl>
    <w:lvl w:ilvl="7" w:tplc="89C84314">
      <w:start w:val="1"/>
      <w:numFmt w:val="bullet"/>
      <w:lvlText w:val="o"/>
      <w:lvlJc w:val="left"/>
      <w:pPr>
        <w:ind w:left="5760" w:hanging="360"/>
      </w:pPr>
      <w:rPr>
        <w:rFonts w:ascii="Courier New" w:hAnsi="Courier New" w:hint="default"/>
      </w:rPr>
    </w:lvl>
    <w:lvl w:ilvl="8" w:tplc="C48A8BC6">
      <w:start w:val="1"/>
      <w:numFmt w:val="bullet"/>
      <w:lvlText w:val=""/>
      <w:lvlJc w:val="left"/>
      <w:pPr>
        <w:ind w:left="6480" w:hanging="360"/>
      </w:pPr>
      <w:rPr>
        <w:rFonts w:ascii="Wingdings" w:hAnsi="Wingdings" w:hint="default"/>
      </w:rPr>
    </w:lvl>
  </w:abstractNum>
  <w:abstractNum w:abstractNumId="4" w15:restartNumberingAfterBreak="0">
    <w:nsid w:val="0791628F"/>
    <w:multiLevelType w:val="hybridMultilevel"/>
    <w:tmpl w:val="876E0348"/>
    <w:lvl w:ilvl="0" w:tplc="47BA429A">
      <w:start w:val="1"/>
      <w:numFmt w:val="bullet"/>
      <w:lvlText w:val=""/>
      <w:lvlJc w:val="left"/>
      <w:pPr>
        <w:ind w:left="720" w:hanging="360"/>
      </w:pPr>
      <w:rPr>
        <w:rFonts w:ascii="Symbol" w:hAnsi="Symbol" w:hint="default"/>
      </w:rPr>
    </w:lvl>
    <w:lvl w:ilvl="1" w:tplc="8DAEEDB6">
      <w:start w:val="1"/>
      <w:numFmt w:val="bullet"/>
      <w:lvlText w:val="o"/>
      <w:lvlJc w:val="left"/>
      <w:pPr>
        <w:ind w:left="1440" w:hanging="360"/>
      </w:pPr>
      <w:rPr>
        <w:rFonts w:ascii="Courier New" w:hAnsi="Courier New" w:hint="default"/>
      </w:rPr>
    </w:lvl>
    <w:lvl w:ilvl="2" w:tplc="FEF6CF8A">
      <w:start w:val="1"/>
      <w:numFmt w:val="bullet"/>
      <w:lvlText w:val=""/>
      <w:lvlJc w:val="left"/>
      <w:pPr>
        <w:ind w:left="2160" w:hanging="360"/>
      </w:pPr>
      <w:rPr>
        <w:rFonts w:ascii="Wingdings" w:hAnsi="Wingdings" w:hint="default"/>
      </w:rPr>
    </w:lvl>
    <w:lvl w:ilvl="3" w:tplc="62D01DDC">
      <w:start w:val="1"/>
      <w:numFmt w:val="bullet"/>
      <w:lvlText w:val=""/>
      <w:lvlJc w:val="left"/>
      <w:pPr>
        <w:ind w:left="2880" w:hanging="360"/>
      </w:pPr>
      <w:rPr>
        <w:rFonts w:ascii="Symbol" w:hAnsi="Symbol" w:hint="default"/>
      </w:rPr>
    </w:lvl>
    <w:lvl w:ilvl="4" w:tplc="E25A4620">
      <w:start w:val="1"/>
      <w:numFmt w:val="bullet"/>
      <w:lvlText w:val="o"/>
      <w:lvlJc w:val="left"/>
      <w:pPr>
        <w:ind w:left="3600" w:hanging="360"/>
      </w:pPr>
      <w:rPr>
        <w:rFonts w:ascii="Courier New" w:hAnsi="Courier New" w:hint="default"/>
      </w:rPr>
    </w:lvl>
    <w:lvl w:ilvl="5" w:tplc="D0A6FACE">
      <w:start w:val="1"/>
      <w:numFmt w:val="bullet"/>
      <w:lvlText w:val=""/>
      <w:lvlJc w:val="left"/>
      <w:pPr>
        <w:ind w:left="4320" w:hanging="360"/>
      </w:pPr>
      <w:rPr>
        <w:rFonts w:ascii="Wingdings" w:hAnsi="Wingdings" w:hint="default"/>
      </w:rPr>
    </w:lvl>
    <w:lvl w:ilvl="6" w:tplc="5B4284A6">
      <w:start w:val="1"/>
      <w:numFmt w:val="bullet"/>
      <w:lvlText w:val=""/>
      <w:lvlJc w:val="left"/>
      <w:pPr>
        <w:ind w:left="5040" w:hanging="360"/>
      </w:pPr>
      <w:rPr>
        <w:rFonts w:ascii="Symbol" w:hAnsi="Symbol" w:hint="default"/>
      </w:rPr>
    </w:lvl>
    <w:lvl w:ilvl="7" w:tplc="7A524172">
      <w:start w:val="1"/>
      <w:numFmt w:val="bullet"/>
      <w:lvlText w:val="o"/>
      <w:lvlJc w:val="left"/>
      <w:pPr>
        <w:ind w:left="5760" w:hanging="360"/>
      </w:pPr>
      <w:rPr>
        <w:rFonts w:ascii="Courier New" w:hAnsi="Courier New" w:hint="default"/>
      </w:rPr>
    </w:lvl>
    <w:lvl w:ilvl="8" w:tplc="1632E024">
      <w:start w:val="1"/>
      <w:numFmt w:val="bullet"/>
      <w:lvlText w:val=""/>
      <w:lvlJc w:val="left"/>
      <w:pPr>
        <w:ind w:left="6480" w:hanging="360"/>
      </w:pPr>
      <w:rPr>
        <w:rFonts w:ascii="Wingdings" w:hAnsi="Wingdings" w:hint="default"/>
      </w:rPr>
    </w:lvl>
  </w:abstractNum>
  <w:abstractNum w:abstractNumId="5" w15:restartNumberingAfterBreak="0">
    <w:nsid w:val="07BA6F35"/>
    <w:multiLevelType w:val="hybridMultilevel"/>
    <w:tmpl w:val="6D282DA8"/>
    <w:lvl w:ilvl="0" w:tplc="E284A170">
      <w:start w:val="1"/>
      <w:numFmt w:val="bullet"/>
      <w:lvlText w:val=""/>
      <w:lvlJc w:val="left"/>
      <w:pPr>
        <w:ind w:left="720" w:hanging="360"/>
      </w:pPr>
      <w:rPr>
        <w:rFonts w:ascii="Symbol" w:hAnsi="Symbol" w:hint="default"/>
      </w:rPr>
    </w:lvl>
    <w:lvl w:ilvl="1" w:tplc="F52C2F5A">
      <w:start w:val="1"/>
      <w:numFmt w:val="bullet"/>
      <w:lvlText w:val="o"/>
      <w:lvlJc w:val="left"/>
      <w:pPr>
        <w:ind w:left="1440" w:hanging="360"/>
      </w:pPr>
      <w:rPr>
        <w:rFonts w:ascii="Courier New" w:hAnsi="Courier New" w:hint="default"/>
      </w:rPr>
    </w:lvl>
    <w:lvl w:ilvl="2" w:tplc="1EA2B1A2">
      <w:start w:val="1"/>
      <w:numFmt w:val="bullet"/>
      <w:lvlText w:val=""/>
      <w:lvlJc w:val="left"/>
      <w:pPr>
        <w:ind w:left="2160" w:hanging="360"/>
      </w:pPr>
      <w:rPr>
        <w:rFonts w:ascii="Wingdings" w:hAnsi="Wingdings" w:hint="default"/>
      </w:rPr>
    </w:lvl>
    <w:lvl w:ilvl="3" w:tplc="40DE0C60">
      <w:start w:val="1"/>
      <w:numFmt w:val="bullet"/>
      <w:lvlText w:val=""/>
      <w:lvlJc w:val="left"/>
      <w:pPr>
        <w:ind w:left="2880" w:hanging="360"/>
      </w:pPr>
      <w:rPr>
        <w:rFonts w:ascii="Symbol" w:hAnsi="Symbol" w:hint="default"/>
      </w:rPr>
    </w:lvl>
    <w:lvl w:ilvl="4" w:tplc="00A2A558">
      <w:start w:val="1"/>
      <w:numFmt w:val="bullet"/>
      <w:lvlText w:val="o"/>
      <w:lvlJc w:val="left"/>
      <w:pPr>
        <w:ind w:left="3600" w:hanging="360"/>
      </w:pPr>
      <w:rPr>
        <w:rFonts w:ascii="Courier New" w:hAnsi="Courier New" w:hint="default"/>
      </w:rPr>
    </w:lvl>
    <w:lvl w:ilvl="5" w:tplc="A54037D0">
      <w:start w:val="1"/>
      <w:numFmt w:val="bullet"/>
      <w:lvlText w:val=""/>
      <w:lvlJc w:val="left"/>
      <w:pPr>
        <w:ind w:left="4320" w:hanging="360"/>
      </w:pPr>
      <w:rPr>
        <w:rFonts w:ascii="Wingdings" w:hAnsi="Wingdings" w:hint="default"/>
      </w:rPr>
    </w:lvl>
    <w:lvl w:ilvl="6" w:tplc="B5006672">
      <w:start w:val="1"/>
      <w:numFmt w:val="bullet"/>
      <w:lvlText w:val=""/>
      <w:lvlJc w:val="left"/>
      <w:pPr>
        <w:ind w:left="5040" w:hanging="360"/>
      </w:pPr>
      <w:rPr>
        <w:rFonts w:ascii="Symbol" w:hAnsi="Symbol" w:hint="default"/>
      </w:rPr>
    </w:lvl>
    <w:lvl w:ilvl="7" w:tplc="BBA2C3D0">
      <w:start w:val="1"/>
      <w:numFmt w:val="bullet"/>
      <w:lvlText w:val="o"/>
      <w:lvlJc w:val="left"/>
      <w:pPr>
        <w:ind w:left="5760" w:hanging="360"/>
      </w:pPr>
      <w:rPr>
        <w:rFonts w:ascii="Courier New" w:hAnsi="Courier New" w:hint="default"/>
      </w:rPr>
    </w:lvl>
    <w:lvl w:ilvl="8" w:tplc="B442FDBE">
      <w:start w:val="1"/>
      <w:numFmt w:val="bullet"/>
      <w:lvlText w:val=""/>
      <w:lvlJc w:val="left"/>
      <w:pPr>
        <w:ind w:left="6480" w:hanging="360"/>
      </w:pPr>
      <w:rPr>
        <w:rFonts w:ascii="Wingdings" w:hAnsi="Wingdings" w:hint="default"/>
      </w:rPr>
    </w:lvl>
  </w:abstractNum>
  <w:abstractNum w:abstractNumId="6" w15:restartNumberingAfterBreak="0">
    <w:nsid w:val="0C0F784F"/>
    <w:multiLevelType w:val="hybridMultilevel"/>
    <w:tmpl w:val="FFFFFFFF"/>
    <w:lvl w:ilvl="0" w:tplc="3DF094E2">
      <w:start w:val="1"/>
      <w:numFmt w:val="bullet"/>
      <w:lvlText w:val="-"/>
      <w:lvlJc w:val="left"/>
      <w:pPr>
        <w:ind w:left="720" w:hanging="360"/>
      </w:pPr>
      <w:rPr>
        <w:rFonts w:ascii="Aptos" w:hAnsi="Aptos" w:hint="default"/>
      </w:rPr>
    </w:lvl>
    <w:lvl w:ilvl="1" w:tplc="0EFC4F66">
      <w:start w:val="1"/>
      <w:numFmt w:val="bullet"/>
      <w:lvlText w:val="o"/>
      <w:lvlJc w:val="left"/>
      <w:pPr>
        <w:ind w:left="1440" w:hanging="360"/>
      </w:pPr>
      <w:rPr>
        <w:rFonts w:ascii="Courier New" w:hAnsi="Courier New" w:hint="default"/>
      </w:rPr>
    </w:lvl>
    <w:lvl w:ilvl="2" w:tplc="6BA89468">
      <w:start w:val="1"/>
      <w:numFmt w:val="bullet"/>
      <w:lvlText w:val=""/>
      <w:lvlJc w:val="left"/>
      <w:pPr>
        <w:ind w:left="2160" w:hanging="360"/>
      </w:pPr>
      <w:rPr>
        <w:rFonts w:ascii="Wingdings" w:hAnsi="Wingdings" w:hint="default"/>
      </w:rPr>
    </w:lvl>
    <w:lvl w:ilvl="3" w:tplc="FE14DF44">
      <w:start w:val="1"/>
      <w:numFmt w:val="bullet"/>
      <w:lvlText w:val=""/>
      <w:lvlJc w:val="left"/>
      <w:pPr>
        <w:ind w:left="2880" w:hanging="360"/>
      </w:pPr>
      <w:rPr>
        <w:rFonts w:ascii="Symbol" w:hAnsi="Symbol" w:hint="default"/>
      </w:rPr>
    </w:lvl>
    <w:lvl w:ilvl="4" w:tplc="B2CE0EFE">
      <w:start w:val="1"/>
      <w:numFmt w:val="bullet"/>
      <w:lvlText w:val="o"/>
      <w:lvlJc w:val="left"/>
      <w:pPr>
        <w:ind w:left="3600" w:hanging="360"/>
      </w:pPr>
      <w:rPr>
        <w:rFonts w:ascii="Courier New" w:hAnsi="Courier New" w:hint="default"/>
      </w:rPr>
    </w:lvl>
    <w:lvl w:ilvl="5" w:tplc="8B52614C">
      <w:start w:val="1"/>
      <w:numFmt w:val="bullet"/>
      <w:lvlText w:val=""/>
      <w:lvlJc w:val="left"/>
      <w:pPr>
        <w:ind w:left="4320" w:hanging="360"/>
      </w:pPr>
      <w:rPr>
        <w:rFonts w:ascii="Wingdings" w:hAnsi="Wingdings" w:hint="default"/>
      </w:rPr>
    </w:lvl>
    <w:lvl w:ilvl="6" w:tplc="FE76B77A">
      <w:start w:val="1"/>
      <w:numFmt w:val="bullet"/>
      <w:lvlText w:val=""/>
      <w:lvlJc w:val="left"/>
      <w:pPr>
        <w:ind w:left="5040" w:hanging="360"/>
      </w:pPr>
      <w:rPr>
        <w:rFonts w:ascii="Symbol" w:hAnsi="Symbol" w:hint="default"/>
      </w:rPr>
    </w:lvl>
    <w:lvl w:ilvl="7" w:tplc="434AC4A2">
      <w:start w:val="1"/>
      <w:numFmt w:val="bullet"/>
      <w:lvlText w:val="o"/>
      <w:lvlJc w:val="left"/>
      <w:pPr>
        <w:ind w:left="5760" w:hanging="360"/>
      </w:pPr>
      <w:rPr>
        <w:rFonts w:ascii="Courier New" w:hAnsi="Courier New" w:hint="default"/>
      </w:rPr>
    </w:lvl>
    <w:lvl w:ilvl="8" w:tplc="2B221806">
      <w:start w:val="1"/>
      <w:numFmt w:val="bullet"/>
      <w:lvlText w:val=""/>
      <w:lvlJc w:val="left"/>
      <w:pPr>
        <w:ind w:left="6480" w:hanging="360"/>
      </w:pPr>
      <w:rPr>
        <w:rFonts w:ascii="Wingdings" w:hAnsi="Wingdings" w:hint="default"/>
      </w:rPr>
    </w:lvl>
  </w:abstractNum>
  <w:abstractNum w:abstractNumId="7" w15:restartNumberingAfterBreak="0">
    <w:nsid w:val="10AE1663"/>
    <w:multiLevelType w:val="hybridMultilevel"/>
    <w:tmpl w:val="072091D0"/>
    <w:lvl w:ilvl="0" w:tplc="5C605AA4">
      <w:start w:val="1"/>
      <w:numFmt w:val="bullet"/>
      <w:lvlText w:val=""/>
      <w:lvlJc w:val="left"/>
      <w:pPr>
        <w:ind w:left="720" w:hanging="360"/>
      </w:pPr>
      <w:rPr>
        <w:rFonts w:ascii="Symbol" w:hAnsi="Symbol"/>
      </w:rPr>
    </w:lvl>
    <w:lvl w:ilvl="1" w:tplc="D8863E56">
      <w:start w:val="1"/>
      <w:numFmt w:val="bullet"/>
      <w:lvlText w:val=""/>
      <w:lvlJc w:val="left"/>
      <w:pPr>
        <w:ind w:left="720" w:hanging="360"/>
      </w:pPr>
      <w:rPr>
        <w:rFonts w:ascii="Symbol" w:hAnsi="Symbol"/>
      </w:rPr>
    </w:lvl>
    <w:lvl w:ilvl="2" w:tplc="E0F0D20C">
      <w:start w:val="1"/>
      <w:numFmt w:val="bullet"/>
      <w:lvlText w:val=""/>
      <w:lvlJc w:val="left"/>
      <w:pPr>
        <w:ind w:left="720" w:hanging="360"/>
      </w:pPr>
      <w:rPr>
        <w:rFonts w:ascii="Symbol" w:hAnsi="Symbol"/>
      </w:rPr>
    </w:lvl>
    <w:lvl w:ilvl="3" w:tplc="A190AE26">
      <w:start w:val="1"/>
      <w:numFmt w:val="bullet"/>
      <w:lvlText w:val=""/>
      <w:lvlJc w:val="left"/>
      <w:pPr>
        <w:ind w:left="720" w:hanging="360"/>
      </w:pPr>
      <w:rPr>
        <w:rFonts w:ascii="Symbol" w:hAnsi="Symbol"/>
      </w:rPr>
    </w:lvl>
    <w:lvl w:ilvl="4" w:tplc="6D4A1510">
      <w:start w:val="1"/>
      <w:numFmt w:val="bullet"/>
      <w:lvlText w:val=""/>
      <w:lvlJc w:val="left"/>
      <w:pPr>
        <w:ind w:left="720" w:hanging="360"/>
      </w:pPr>
      <w:rPr>
        <w:rFonts w:ascii="Symbol" w:hAnsi="Symbol"/>
      </w:rPr>
    </w:lvl>
    <w:lvl w:ilvl="5" w:tplc="609CDD56">
      <w:start w:val="1"/>
      <w:numFmt w:val="bullet"/>
      <w:lvlText w:val=""/>
      <w:lvlJc w:val="left"/>
      <w:pPr>
        <w:ind w:left="720" w:hanging="360"/>
      </w:pPr>
      <w:rPr>
        <w:rFonts w:ascii="Symbol" w:hAnsi="Symbol"/>
      </w:rPr>
    </w:lvl>
    <w:lvl w:ilvl="6" w:tplc="E7487B8A">
      <w:start w:val="1"/>
      <w:numFmt w:val="bullet"/>
      <w:lvlText w:val=""/>
      <w:lvlJc w:val="left"/>
      <w:pPr>
        <w:ind w:left="720" w:hanging="360"/>
      </w:pPr>
      <w:rPr>
        <w:rFonts w:ascii="Symbol" w:hAnsi="Symbol"/>
      </w:rPr>
    </w:lvl>
    <w:lvl w:ilvl="7" w:tplc="E62A9AAC">
      <w:start w:val="1"/>
      <w:numFmt w:val="bullet"/>
      <w:lvlText w:val=""/>
      <w:lvlJc w:val="left"/>
      <w:pPr>
        <w:ind w:left="720" w:hanging="360"/>
      </w:pPr>
      <w:rPr>
        <w:rFonts w:ascii="Symbol" w:hAnsi="Symbol"/>
      </w:rPr>
    </w:lvl>
    <w:lvl w:ilvl="8" w:tplc="5170D0B6">
      <w:start w:val="1"/>
      <w:numFmt w:val="bullet"/>
      <w:lvlText w:val=""/>
      <w:lvlJc w:val="left"/>
      <w:pPr>
        <w:ind w:left="720" w:hanging="360"/>
      </w:pPr>
      <w:rPr>
        <w:rFonts w:ascii="Symbol" w:hAnsi="Symbol"/>
      </w:rPr>
    </w:lvl>
  </w:abstractNum>
  <w:abstractNum w:abstractNumId="8" w15:restartNumberingAfterBreak="0">
    <w:nsid w:val="17324E8F"/>
    <w:multiLevelType w:val="hybridMultilevel"/>
    <w:tmpl w:val="F3F0BDD4"/>
    <w:lvl w:ilvl="0" w:tplc="07C45FCA">
      <w:start w:val="1"/>
      <w:numFmt w:val="bullet"/>
      <w:lvlText w:val=""/>
      <w:lvlJc w:val="left"/>
      <w:pPr>
        <w:ind w:left="720" w:hanging="360"/>
      </w:pPr>
      <w:rPr>
        <w:rFonts w:ascii="Symbol" w:hAnsi="Symbol" w:hint="default"/>
      </w:rPr>
    </w:lvl>
    <w:lvl w:ilvl="1" w:tplc="40CC5962">
      <w:start w:val="1"/>
      <w:numFmt w:val="bullet"/>
      <w:lvlText w:val="o"/>
      <w:lvlJc w:val="left"/>
      <w:pPr>
        <w:ind w:left="1440" w:hanging="360"/>
      </w:pPr>
      <w:rPr>
        <w:rFonts w:ascii="Courier New" w:hAnsi="Courier New" w:hint="default"/>
      </w:rPr>
    </w:lvl>
    <w:lvl w:ilvl="2" w:tplc="8A60FC80">
      <w:start w:val="1"/>
      <w:numFmt w:val="bullet"/>
      <w:lvlText w:val=""/>
      <w:lvlJc w:val="left"/>
      <w:pPr>
        <w:ind w:left="2160" w:hanging="360"/>
      </w:pPr>
      <w:rPr>
        <w:rFonts w:ascii="Wingdings" w:hAnsi="Wingdings" w:hint="default"/>
      </w:rPr>
    </w:lvl>
    <w:lvl w:ilvl="3" w:tplc="72243720">
      <w:start w:val="1"/>
      <w:numFmt w:val="bullet"/>
      <w:lvlText w:val=""/>
      <w:lvlJc w:val="left"/>
      <w:pPr>
        <w:ind w:left="2880" w:hanging="360"/>
      </w:pPr>
      <w:rPr>
        <w:rFonts w:ascii="Symbol" w:hAnsi="Symbol" w:hint="default"/>
      </w:rPr>
    </w:lvl>
    <w:lvl w:ilvl="4" w:tplc="372023EE">
      <w:start w:val="1"/>
      <w:numFmt w:val="bullet"/>
      <w:lvlText w:val="o"/>
      <w:lvlJc w:val="left"/>
      <w:pPr>
        <w:ind w:left="3600" w:hanging="360"/>
      </w:pPr>
      <w:rPr>
        <w:rFonts w:ascii="Courier New" w:hAnsi="Courier New" w:hint="default"/>
      </w:rPr>
    </w:lvl>
    <w:lvl w:ilvl="5" w:tplc="E76A5204">
      <w:start w:val="1"/>
      <w:numFmt w:val="bullet"/>
      <w:lvlText w:val=""/>
      <w:lvlJc w:val="left"/>
      <w:pPr>
        <w:ind w:left="4320" w:hanging="360"/>
      </w:pPr>
      <w:rPr>
        <w:rFonts w:ascii="Wingdings" w:hAnsi="Wingdings" w:hint="default"/>
      </w:rPr>
    </w:lvl>
    <w:lvl w:ilvl="6" w:tplc="B28E7176">
      <w:start w:val="1"/>
      <w:numFmt w:val="bullet"/>
      <w:lvlText w:val=""/>
      <w:lvlJc w:val="left"/>
      <w:pPr>
        <w:ind w:left="5040" w:hanging="360"/>
      </w:pPr>
      <w:rPr>
        <w:rFonts w:ascii="Symbol" w:hAnsi="Symbol" w:hint="default"/>
      </w:rPr>
    </w:lvl>
    <w:lvl w:ilvl="7" w:tplc="53428BE8">
      <w:start w:val="1"/>
      <w:numFmt w:val="bullet"/>
      <w:lvlText w:val="o"/>
      <w:lvlJc w:val="left"/>
      <w:pPr>
        <w:ind w:left="5760" w:hanging="360"/>
      </w:pPr>
      <w:rPr>
        <w:rFonts w:ascii="Courier New" w:hAnsi="Courier New" w:hint="default"/>
      </w:rPr>
    </w:lvl>
    <w:lvl w:ilvl="8" w:tplc="E1B2174C">
      <w:start w:val="1"/>
      <w:numFmt w:val="bullet"/>
      <w:lvlText w:val=""/>
      <w:lvlJc w:val="left"/>
      <w:pPr>
        <w:ind w:left="6480" w:hanging="360"/>
      </w:pPr>
      <w:rPr>
        <w:rFonts w:ascii="Wingdings" w:hAnsi="Wingdings" w:hint="default"/>
      </w:rPr>
    </w:lvl>
  </w:abstractNum>
  <w:abstractNum w:abstractNumId="9" w15:restartNumberingAfterBreak="0">
    <w:nsid w:val="1842D7DE"/>
    <w:multiLevelType w:val="hybridMultilevel"/>
    <w:tmpl w:val="958479FC"/>
    <w:lvl w:ilvl="0" w:tplc="40C65458">
      <w:start w:val="1"/>
      <w:numFmt w:val="bullet"/>
      <w:lvlText w:val=""/>
      <w:lvlJc w:val="left"/>
      <w:pPr>
        <w:ind w:left="720" w:hanging="360"/>
      </w:pPr>
      <w:rPr>
        <w:rFonts w:ascii="Symbol" w:hAnsi="Symbol" w:hint="default"/>
      </w:rPr>
    </w:lvl>
    <w:lvl w:ilvl="1" w:tplc="459CD928">
      <w:start w:val="1"/>
      <w:numFmt w:val="bullet"/>
      <w:lvlText w:val="o"/>
      <w:lvlJc w:val="left"/>
      <w:pPr>
        <w:ind w:left="1440" w:hanging="360"/>
      </w:pPr>
      <w:rPr>
        <w:rFonts w:ascii="Courier New" w:hAnsi="Courier New" w:hint="default"/>
      </w:rPr>
    </w:lvl>
    <w:lvl w:ilvl="2" w:tplc="6112691C">
      <w:start w:val="1"/>
      <w:numFmt w:val="bullet"/>
      <w:lvlText w:val=""/>
      <w:lvlJc w:val="left"/>
      <w:pPr>
        <w:ind w:left="2160" w:hanging="360"/>
      </w:pPr>
      <w:rPr>
        <w:rFonts w:ascii="Wingdings" w:hAnsi="Wingdings" w:hint="default"/>
      </w:rPr>
    </w:lvl>
    <w:lvl w:ilvl="3" w:tplc="BDA4B24A">
      <w:start w:val="1"/>
      <w:numFmt w:val="bullet"/>
      <w:lvlText w:val=""/>
      <w:lvlJc w:val="left"/>
      <w:pPr>
        <w:ind w:left="2880" w:hanging="360"/>
      </w:pPr>
      <w:rPr>
        <w:rFonts w:ascii="Symbol" w:hAnsi="Symbol" w:hint="default"/>
      </w:rPr>
    </w:lvl>
    <w:lvl w:ilvl="4" w:tplc="50BA88A4">
      <w:start w:val="1"/>
      <w:numFmt w:val="bullet"/>
      <w:lvlText w:val="o"/>
      <w:lvlJc w:val="left"/>
      <w:pPr>
        <w:ind w:left="3600" w:hanging="360"/>
      </w:pPr>
      <w:rPr>
        <w:rFonts w:ascii="Courier New" w:hAnsi="Courier New" w:hint="default"/>
      </w:rPr>
    </w:lvl>
    <w:lvl w:ilvl="5" w:tplc="91D2AB48">
      <w:start w:val="1"/>
      <w:numFmt w:val="bullet"/>
      <w:lvlText w:val=""/>
      <w:lvlJc w:val="left"/>
      <w:pPr>
        <w:ind w:left="4320" w:hanging="360"/>
      </w:pPr>
      <w:rPr>
        <w:rFonts w:ascii="Wingdings" w:hAnsi="Wingdings" w:hint="default"/>
      </w:rPr>
    </w:lvl>
    <w:lvl w:ilvl="6" w:tplc="5FE067B6">
      <w:start w:val="1"/>
      <w:numFmt w:val="bullet"/>
      <w:lvlText w:val=""/>
      <w:lvlJc w:val="left"/>
      <w:pPr>
        <w:ind w:left="5040" w:hanging="360"/>
      </w:pPr>
      <w:rPr>
        <w:rFonts w:ascii="Symbol" w:hAnsi="Symbol" w:hint="default"/>
      </w:rPr>
    </w:lvl>
    <w:lvl w:ilvl="7" w:tplc="3D5C7548">
      <w:start w:val="1"/>
      <w:numFmt w:val="bullet"/>
      <w:lvlText w:val="o"/>
      <w:lvlJc w:val="left"/>
      <w:pPr>
        <w:ind w:left="5760" w:hanging="360"/>
      </w:pPr>
      <w:rPr>
        <w:rFonts w:ascii="Courier New" w:hAnsi="Courier New" w:hint="default"/>
      </w:rPr>
    </w:lvl>
    <w:lvl w:ilvl="8" w:tplc="B5F05002">
      <w:start w:val="1"/>
      <w:numFmt w:val="bullet"/>
      <w:lvlText w:val=""/>
      <w:lvlJc w:val="left"/>
      <w:pPr>
        <w:ind w:left="6480" w:hanging="360"/>
      </w:pPr>
      <w:rPr>
        <w:rFonts w:ascii="Wingdings" w:hAnsi="Wingdings" w:hint="default"/>
      </w:rPr>
    </w:lvl>
  </w:abstractNum>
  <w:abstractNum w:abstractNumId="10" w15:restartNumberingAfterBreak="0">
    <w:nsid w:val="1B785A66"/>
    <w:multiLevelType w:val="hybridMultilevel"/>
    <w:tmpl w:val="604252D0"/>
    <w:lvl w:ilvl="0" w:tplc="657CA8D2">
      <w:start w:val="1"/>
      <w:numFmt w:val="bullet"/>
      <w:lvlText w:val=""/>
      <w:lvlJc w:val="left"/>
      <w:pPr>
        <w:ind w:left="720" w:hanging="360"/>
      </w:pPr>
      <w:rPr>
        <w:rFonts w:ascii="Symbol" w:hAnsi="Symbol" w:hint="default"/>
      </w:rPr>
    </w:lvl>
    <w:lvl w:ilvl="1" w:tplc="F1308820">
      <w:start w:val="1"/>
      <w:numFmt w:val="bullet"/>
      <w:lvlText w:val="o"/>
      <w:lvlJc w:val="left"/>
      <w:pPr>
        <w:ind w:left="1440" w:hanging="360"/>
      </w:pPr>
      <w:rPr>
        <w:rFonts w:ascii="Courier New" w:hAnsi="Courier New" w:hint="default"/>
      </w:rPr>
    </w:lvl>
    <w:lvl w:ilvl="2" w:tplc="D91ED344">
      <w:start w:val="1"/>
      <w:numFmt w:val="bullet"/>
      <w:lvlText w:val=""/>
      <w:lvlJc w:val="left"/>
      <w:pPr>
        <w:ind w:left="2160" w:hanging="360"/>
      </w:pPr>
      <w:rPr>
        <w:rFonts w:ascii="Wingdings" w:hAnsi="Wingdings" w:hint="default"/>
      </w:rPr>
    </w:lvl>
    <w:lvl w:ilvl="3" w:tplc="6BA8A17E">
      <w:start w:val="1"/>
      <w:numFmt w:val="bullet"/>
      <w:lvlText w:val=""/>
      <w:lvlJc w:val="left"/>
      <w:pPr>
        <w:ind w:left="2880" w:hanging="360"/>
      </w:pPr>
      <w:rPr>
        <w:rFonts w:ascii="Symbol" w:hAnsi="Symbol" w:hint="default"/>
      </w:rPr>
    </w:lvl>
    <w:lvl w:ilvl="4" w:tplc="E82CA52A">
      <w:start w:val="1"/>
      <w:numFmt w:val="bullet"/>
      <w:lvlText w:val="o"/>
      <w:lvlJc w:val="left"/>
      <w:pPr>
        <w:ind w:left="3600" w:hanging="360"/>
      </w:pPr>
      <w:rPr>
        <w:rFonts w:ascii="Courier New" w:hAnsi="Courier New" w:hint="default"/>
      </w:rPr>
    </w:lvl>
    <w:lvl w:ilvl="5" w:tplc="EBBADE7C">
      <w:start w:val="1"/>
      <w:numFmt w:val="bullet"/>
      <w:lvlText w:val=""/>
      <w:lvlJc w:val="left"/>
      <w:pPr>
        <w:ind w:left="4320" w:hanging="360"/>
      </w:pPr>
      <w:rPr>
        <w:rFonts w:ascii="Wingdings" w:hAnsi="Wingdings" w:hint="default"/>
      </w:rPr>
    </w:lvl>
    <w:lvl w:ilvl="6" w:tplc="DC2E760E">
      <w:start w:val="1"/>
      <w:numFmt w:val="bullet"/>
      <w:lvlText w:val=""/>
      <w:lvlJc w:val="left"/>
      <w:pPr>
        <w:ind w:left="5040" w:hanging="360"/>
      </w:pPr>
      <w:rPr>
        <w:rFonts w:ascii="Symbol" w:hAnsi="Symbol" w:hint="default"/>
      </w:rPr>
    </w:lvl>
    <w:lvl w:ilvl="7" w:tplc="77F8E6A4">
      <w:start w:val="1"/>
      <w:numFmt w:val="bullet"/>
      <w:lvlText w:val="o"/>
      <w:lvlJc w:val="left"/>
      <w:pPr>
        <w:ind w:left="5760" w:hanging="360"/>
      </w:pPr>
      <w:rPr>
        <w:rFonts w:ascii="Courier New" w:hAnsi="Courier New" w:hint="default"/>
      </w:rPr>
    </w:lvl>
    <w:lvl w:ilvl="8" w:tplc="D934406C">
      <w:start w:val="1"/>
      <w:numFmt w:val="bullet"/>
      <w:lvlText w:val=""/>
      <w:lvlJc w:val="left"/>
      <w:pPr>
        <w:ind w:left="6480" w:hanging="360"/>
      </w:pPr>
      <w:rPr>
        <w:rFonts w:ascii="Wingdings" w:hAnsi="Wingdings" w:hint="default"/>
      </w:rPr>
    </w:lvl>
  </w:abstractNum>
  <w:abstractNum w:abstractNumId="11" w15:restartNumberingAfterBreak="0">
    <w:nsid w:val="1D4D2B56"/>
    <w:multiLevelType w:val="hybridMultilevel"/>
    <w:tmpl w:val="6B6C6DFA"/>
    <w:lvl w:ilvl="0" w:tplc="9D100C4A">
      <w:start w:val="1"/>
      <w:numFmt w:val="bullet"/>
      <w:lvlText w:val=""/>
      <w:lvlJc w:val="left"/>
      <w:pPr>
        <w:ind w:left="720" w:hanging="360"/>
      </w:pPr>
      <w:rPr>
        <w:rFonts w:ascii="Symbol" w:hAnsi="Symbol" w:hint="default"/>
      </w:rPr>
    </w:lvl>
    <w:lvl w:ilvl="1" w:tplc="C87A9C20">
      <w:start w:val="1"/>
      <w:numFmt w:val="bullet"/>
      <w:lvlText w:val="o"/>
      <w:lvlJc w:val="left"/>
      <w:pPr>
        <w:ind w:left="1440" w:hanging="360"/>
      </w:pPr>
      <w:rPr>
        <w:rFonts w:ascii="Courier New" w:hAnsi="Courier New" w:hint="default"/>
      </w:rPr>
    </w:lvl>
    <w:lvl w:ilvl="2" w:tplc="02560274">
      <w:start w:val="1"/>
      <w:numFmt w:val="bullet"/>
      <w:lvlText w:val=""/>
      <w:lvlJc w:val="left"/>
      <w:pPr>
        <w:ind w:left="2160" w:hanging="360"/>
      </w:pPr>
      <w:rPr>
        <w:rFonts w:ascii="Wingdings" w:hAnsi="Wingdings" w:hint="default"/>
      </w:rPr>
    </w:lvl>
    <w:lvl w:ilvl="3" w:tplc="70D62B76">
      <w:start w:val="1"/>
      <w:numFmt w:val="bullet"/>
      <w:lvlText w:val=""/>
      <w:lvlJc w:val="left"/>
      <w:pPr>
        <w:ind w:left="2880" w:hanging="360"/>
      </w:pPr>
      <w:rPr>
        <w:rFonts w:ascii="Symbol" w:hAnsi="Symbol" w:hint="default"/>
      </w:rPr>
    </w:lvl>
    <w:lvl w:ilvl="4" w:tplc="B3D46A4A">
      <w:start w:val="1"/>
      <w:numFmt w:val="bullet"/>
      <w:lvlText w:val="o"/>
      <w:lvlJc w:val="left"/>
      <w:pPr>
        <w:ind w:left="3600" w:hanging="360"/>
      </w:pPr>
      <w:rPr>
        <w:rFonts w:ascii="Courier New" w:hAnsi="Courier New" w:hint="default"/>
      </w:rPr>
    </w:lvl>
    <w:lvl w:ilvl="5" w:tplc="FADEC5E2">
      <w:start w:val="1"/>
      <w:numFmt w:val="bullet"/>
      <w:lvlText w:val=""/>
      <w:lvlJc w:val="left"/>
      <w:pPr>
        <w:ind w:left="4320" w:hanging="360"/>
      </w:pPr>
      <w:rPr>
        <w:rFonts w:ascii="Wingdings" w:hAnsi="Wingdings" w:hint="default"/>
      </w:rPr>
    </w:lvl>
    <w:lvl w:ilvl="6" w:tplc="1624CA4E">
      <w:start w:val="1"/>
      <w:numFmt w:val="bullet"/>
      <w:lvlText w:val=""/>
      <w:lvlJc w:val="left"/>
      <w:pPr>
        <w:ind w:left="5040" w:hanging="360"/>
      </w:pPr>
      <w:rPr>
        <w:rFonts w:ascii="Symbol" w:hAnsi="Symbol" w:hint="default"/>
      </w:rPr>
    </w:lvl>
    <w:lvl w:ilvl="7" w:tplc="BCFE09D8">
      <w:start w:val="1"/>
      <w:numFmt w:val="bullet"/>
      <w:lvlText w:val="o"/>
      <w:lvlJc w:val="left"/>
      <w:pPr>
        <w:ind w:left="5760" w:hanging="360"/>
      </w:pPr>
      <w:rPr>
        <w:rFonts w:ascii="Courier New" w:hAnsi="Courier New" w:hint="default"/>
      </w:rPr>
    </w:lvl>
    <w:lvl w:ilvl="8" w:tplc="03DC4DEE">
      <w:start w:val="1"/>
      <w:numFmt w:val="bullet"/>
      <w:lvlText w:val=""/>
      <w:lvlJc w:val="left"/>
      <w:pPr>
        <w:ind w:left="6480" w:hanging="360"/>
      </w:pPr>
      <w:rPr>
        <w:rFonts w:ascii="Wingdings" w:hAnsi="Wingdings" w:hint="default"/>
      </w:rPr>
    </w:lvl>
  </w:abstractNum>
  <w:abstractNum w:abstractNumId="12" w15:restartNumberingAfterBreak="0">
    <w:nsid w:val="1E166969"/>
    <w:multiLevelType w:val="hybridMultilevel"/>
    <w:tmpl w:val="4120F9D0"/>
    <w:lvl w:ilvl="0" w:tplc="4CE0AC4A">
      <w:start w:val="1"/>
      <w:numFmt w:val="bullet"/>
      <w:lvlText w:val="-"/>
      <w:lvlJc w:val="left"/>
      <w:pPr>
        <w:ind w:left="720" w:hanging="360"/>
      </w:pPr>
      <w:rPr>
        <w:rFonts w:ascii="Aptos" w:hAnsi="Aptos" w:hint="default"/>
      </w:rPr>
    </w:lvl>
    <w:lvl w:ilvl="1" w:tplc="3774D48E">
      <w:start w:val="1"/>
      <w:numFmt w:val="bullet"/>
      <w:lvlText w:val="o"/>
      <w:lvlJc w:val="left"/>
      <w:pPr>
        <w:ind w:left="1440" w:hanging="360"/>
      </w:pPr>
      <w:rPr>
        <w:rFonts w:ascii="Courier New" w:hAnsi="Courier New" w:hint="default"/>
      </w:rPr>
    </w:lvl>
    <w:lvl w:ilvl="2" w:tplc="DD58FA40">
      <w:start w:val="1"/>
      <w:numFmt w:val="bullet"/>
      <w:lvlText w:val=""/>
      <w:lvlJc w:val="left"/>
      <w:pPr>
        <w:ind w:left="2160" w:hanging="360"/>
      </w:pPr>
      <w:rPr>
        <w:rFonts w:ascii="Wingdings" w:hAnsi="Wingdings" w:hint="default"/>
      </w:rPr>
    </w:lvl>
    <w:lvl w:ilvl="3" w:tplc="329CEAC6">
      <w:start w:val="1"/>
      <w:numFmt w:val="bullet"/>
      <w:lvlText w:val=""/>
      <w:lvlJc w:val="left"/>
      <w:pPr>
        <w:ind w:left="2880" w:hanging="360"/>
      </w:pPr>
      <w:rPr>
        <w:rFonts w:ascii="Symbol" w:hAnsi="Symbol" w:hint="default"/>
      </w:rPr>
    </w:lvl>
    <w:lvl w:ilvl="4" w:tplc="4E18605A">
      <w:start w:val="1"/>
      <w:numFmt w:val="bullet"/>
      <w:lvlText w:val="o"/>
      <w:lvlJc w:val="left"/>
      <w:pPr>
        <w:ind w:left="3600" w:hanging="360"/>
      </w:pPr>
      <w:rPr>
        <w:rFonts w:ascii="Courier New" w:hAnsi="Courier New" w:hint="default"/>
      </w:rPr>
    </w:lvl>
    <w:lvl w:ilvl="5" w:tplc="F58216AA">
      <w:start w:val="1"/>
      <w:numFmt w:val="bullet"/>
      <w:lvlText w:val=""/>
      <w:lvlJc w:val="left"/>
      <w:pPr>
        <w:ind w:left="4320" w:hanging="360"/>
      </w:pPr>
      <w:rPr>
        <w:rFonts w:ascii="Wingdings" w:hAnsi="Wingdings" w:hint="default"/>
      </w:rPr>
    </w:lvl>
    <w:lvl w:ilvl="6" w:tplc="FCDC36EC">
      <w:start w:val="1"/>
      <w:numFmt w:val="bullet"/>
      <w:lvlText w:val=""/>
      <w:lvlJc w:val="left"/>
      <w:pPr>
        <w:ind w:left="5040" w:hanging="360"/>
      </w:pPr>
      <w:rPr>
        <w:rFonts w:ascii="Symbol" w:hAnsi="Symbol" w:hint="default"/>
      </w:rPr>
    </w:lvl>
    <w:lvl w:ilvl="7" w:tplc="6E54F3B4">
      <w:start w:val="1"/>
      <w:numFmt w:val="bullet"/>
      <w:lvlText w:val="o"/>
      <w:lvlJc w:val="left"/>
      <w:pPr>
        <w:ind w:left="5760" w:hanging="360"/>
      </w:pPr>
      <w:rPr>
        <w:rFonts w:ascii="Courier New" w:hAnsi="Courier New" w:hint="default"/>
      </w:rPr>
    </w:lvl>
    <w:lvl w:ilvl="8" w:tplc="CCF08B9E">
      <w:start w:val="1"/>
      <w:numFmt w:val="bullet"/>
      <w:lvlText w:val=""/>
      <w:lvlJc w:val="left"/>
      <w:pPr>
        <w:ind w:left="6480" w:hanging="360"/>
      </w:pPr>
      <w:rPr>
        <w:rFonts w:ascii="Wingdings" w:hAnsi="Wingdings" w:hint="default"/>
      </w:rPr>
    </w:lvl>
  </w:abstractNum>
  <w:abstractNum w:abstractNumId="13" w15:restartNumberingAfterBreak="0">
    <w:nsid w:val="238A61CA"/>
    <w:multiLevelType w:val="hybridMultilevel"/>
    <w:tmpl w:val="8C9CA0B2"/>
    <w:lvl w:ilvl="0" w:tplc="72E8994A">
      <w:start w:val="1"/>
      <w:numFmt w:val="bullet"/>
      <w:lvlText w:val=""/>
      <w:lvlJc w:val="left"/>
      <w:pPr>
        <w:ind w:left="720" w:hanging="360"/>
      </w:pPr>
      <w:rPr>
        <w:rFonts w:ascii="Symbol" w:hAnsi="Symbol" w:hint="default"/>
      </w:rPr>
    </w:lvl>
    <w:lvl w:ilvl="1" w:tplc="37344920">
      <w:start w:val="1"/>
      <w:numFmt w:val="bullet"/>
      <w:lvlText w:val="o"/>
      <w:lvlJc w:val="left"/>
      <w:pPr>
        <w:ind w:left="1440" w:hanging="360"/>
      </w:pPr>
      <w:rPr>
        <w:rFonts w:ascii="Courier New" w:hAnsi="Courier New" w:hint="default"/>
      </w:rPr>
    </w:lvl>
    <w:lvl w:ilvl="2" w:tplc="DAC8D18A">
      <w:start w:val="1"/>
      <w:numFmt w:val="bullet"/>
      <w:lvlText w:val=""/>
      <w:lvlJc w:val="left"/>
      <w:pPr>
        <w:ind w:left="2160" w:hanging="360"/>
      </w:pPr>
      <w:rPr>
        <w:rFonts w:ascii="Wingdings" w:hAnsi="Wingdings" w:hint="default"/>
      </w:rPr>
    </w:lvl>
    <w:lvl w:ilvl="3" w:tplc="2E9C6358">
      <w:start w:val="1"/>
      <w:numFmt w:val="bullet"/>
      <w:lvlText w:val=""/>
      <w:lvlJc w:val="left"/>
      <w:pPr>
        <w:ind w:left="2880" w:hanging="360"/>
      </w:pPr>
      <w:rPr>
        <w:rFonts w:ascii="Symbol" w:hAnsi="Symbol" w:hint="default"/>
      </w:rPr>
    </w:lvl>
    <w:lvl w:ilvl="4" w:tplc="974CD6B6">
      <w:start w:val="1"/>
      <w:numFmt w:val="bullet"/>
      <w:lvlText w:val="o"/>
      <w:lvlJc w:val="left"/>
      <w:pPr>
        <w:ind w:left="3600" w:hanging="360"/>
      </w:pPr>
      <w:rPr>
        <w:rFonts w:ascii="Courier New" w:hAnsi="Courier New" w:hint="default"/>
      </w:rPr>
    </w:lvl>
    <w:lvl w:ilvl="5" w:tplc="8BEEAD62">
      <w:start w:val="1"/>
      <w:numFmt w:val="bullet"/>
      <w:lvlText w:val=""/>
      <w:lvlJc w:val="left"/>
      <w:pPr>
        <w:ind w:left="4320" w:hanging="360"/>
      </w:pPr>
      <w:rPr>
        <w:rFonts w:ascii="Wingdings" w:hAnsi="Wingdings" w:hint="default"/>
      </w:rPr>
    </w:lvl>
    <w:lvl w:ilvl="6" w:tplc="05DC0872">
      <w:start w:val="1"/>
      <w:numFmt w:val="bullet"/>
      <w:lvlText w:val=""/>
      <w:lvlJc w:val="left"/>
      <w:pPr>
        <w:ind w:left="5040" w:hanging="360"/>
      </w:pPr>
      <w:rPr>
        <w:rFonts w:ascii="Symbol" w:hAnsi="Symbol" w:hint="default"/>
      </w:rPr>
    </w:lvl>
    <w:lvl w:ilvl="7" w:tplc="5302EB56">
      <w:start w:val="1"/>
      <w:numFmt w:val="bullet"/>
      <w:lvlText w:val="o"/>
      <w:lvlJc w:val="left"/>
      <w:pPr>
        <w:ind w:left="5760" w:hanging="360"/>
      </w:pPr>
      <w:rPr>
        <w:rFonts w:ascii="Courier New" w:hAnsi="Courier New" w:hint="default"/>
      </w:rPr>
    </w:lvl>
    <w:lvl w:ilvl="8" w:tplc="079076DC">
      <w:start w:val="1"/>
      <w:numFmt w:val="bullet"/>
      <w:lvlText w:val=""/>
      <w:lvlJc w:val="left"/>
      <w:pPr>
        <w:ind w:left="6480" w:hanging="360"/>
      </w:pPr>
      <w:rPr>
        <w:rFonts w:ascii="Wingdings" w:hAnsi="Wingdings" w:hint="default"/>
      </w:rPr>
    </w:lvl>
  </w:abstractNum>
  <w:abstractNum w:abstractNumId="14" w15:restartNumberingAfterBreak="0">
    <w:nsid w:val="23D61921"/>
    <w:multiLevelType w:val="hybridMultilevel"/>
    <w:tmpl w:val="FE242F4C"/>
    <w:lvl w:ilvl="0" w:tplc="BFE6637A">
      <w:start w:val="1"/>
      <w:numFmt w:val="bullet"/>
      <w:lvlText w:val=""/>
      <w:lvlJc w:val="left"/>
      <w:pPr>
        <w:ind w:left="720" w:hanging="360"/>
      </w:pPr>
      <w:rPr>
        <w:rFonts w:ascii="Symbol" w:hAnsi="Symbol" w:hint="default"/>
      </w:rPr>
    </w:lvl>
    <w:lvl w:ilvl="1" w:tplc="AB86A2E2">
      <w:start w:val="1"/>
      <w:numFmt w:val="bullet"/>
      <w:lvlText w:val="o"/>
      <w:lvlJc w:val="left"/>
      <w:pPr>
        <w:ind w:left="1440" w:hanging="360"/>
      </w:pPr>
      <w:rPr>
        <w:rFonts w:ascii="Courier New" w:hAnsi="Courier New" w:hint="default"/>
      </w:rPr>
    </w:lvl>
    <w:lvl w:ilvl="2" w:tplc="65EEDDDE">
      <w:start w:val="1"/>
      <w:numFmt w:val="bullet"/>
      <w:lvlText w:val=""/>
      <w:lvlJc w:val="left"/>
      <w:pPr>
        <w:ind w:left="2160" w:hanging="360"/>
      </w:pPr>
      <w:rPr>
        <w:rFonts w:ascii="Wingdings" w:hAnsi="Wingdings" w:hint="default"/>
      </w:rPr>
    </w:lvl>
    <w:lvl w:ilvl="3" w:tplc="3836BE66">
      <w:start w:val="1"/>
      <w:numFmt w:val="bullet"/>
      <w:lvlText w:val=""/>
      <w:lvlJc w:val="left"/>
      <w:pPr>
        <w:ind w:left="2880" w:hanging="360"/>
      </w:pPr>
      <w:rPr>
        <w:rFonts w:ascii="Symbol" w:hAnsi="Symbol" w:hint="default"/>
      </w:rPr>
    </w:lvl>
    <w:lvl w:ilvl="4" w:tplc="C9DEEAFC">
      <w:start w:val="1"/>
      <w:numFmt w:val="bullet"/>
      <w:lvlText w:val="o"/>
      <w:lvlJc w:val="left"/>
      <w:pPr>
        <w:ind w:left="3600" w:hanging="360"/>
      </w:pPr>
      <w:rPr>
        <w:rFonts w:ascii="Courier New" w:hAnsi="Courier New" w:hint="default"/>
      </w:rPr>
    </w:lvl>
    <w:lvl w:ilvl="5" w:tplc="6AA22D54">
      <w:start w:val="1"/>
      <w:numFmt w:val="bullet"/>
      <w:lvlText w:val=""/>
      <w:lvlJc w:val="left"/>
      <w:pPr>
        <w:ind w:left="4320" w:hanging="360"/>
      </w:pPr>
      <w:rPr>
        <w:rFonts w:ascii="Wingdings" w:hAnsi="Wingdings" w:hint="default"/>
      </w:rPr>
    </w:lvl>
    <w:lvl w:ilvl="6" w:tplc="3566F9A8">
      <w:start w:val="1"/>
      <w:numFmt w:val="bullet"/>
      <w:lvlText w:val=""/>
      <w:lvlJc w:val="left"/>
      <w:pPr>
        <w:ind w:left="5040" w:hanging="360"/>
      </w:pPr>
      <w:rPr>
        <w:rFonts w:ascii="Symbol" w:hAnsi="Symbol" w:hint="default"/>
      </w:rPr>
    </w:lvl>
    <w:lvl w:ilvl="7" w:tplc="46209AEA">
      <w:start w:val="1"/>
      <w:numFmt w:val="bullet"/>
      <w:lvlText w:val="o"/>
      <w:lvlJc w:val="left"/>
      <w:pPr>
        <w:ind w:left="5760" w:hanging="360"/>
      </w:pPr>
      <w:rPr>
        <w:rFonts w:ascii="Courier New" w:hAnsi="Courier New" w:hint="default"/>
      </w:rPr>
    </w:lvl>
    <w:lvl w:ilvl="8" w:tplc="70FA876A">
      <w:start w:val="1"/>
      <w:numFmt w:val="bullet"/>
      <w:lvlText w:val=""/>
      <w:lvlJc w:val="left"/>
      <w:pPr>
        <w:ind w:left="6480" w:hanging="360"/>
      </w:pPr>
      <w:rPr>
        <w:rFonts w:ascii="Wingdings" w:hAnsi="Wingdings" w:hint="default"/>
      </w:rPr>
    </w:lvl>
  </w:abstractNum>
  <w:abstractNum w:abstractNumId="15" w15:restartNumberingAfterBreak="0">
    <w:nsid w:val="25EC1711"/>
    <w:multiLevelType w:val="hybridMultilevel"/>
    <w:tmpl w:val="298EA8EA"/>
    <w:lvl w:ilvl="0" w:tplc="B1661D14">
      <w:start w:val="1"/>
      <w:numFmt w:val="decimal"/>
      <w:lvlText w:val="%1."/>
      <w:lvlJc w:val="left"/>
      <w:pPr>
        <w:ind w:left="1139" w:hanging="363"/>
      </w:pPr>
      <w:rPr>
        <w:rFonts w:ascii="Verdana" w:eastAsia="Verdana" w:hAnsi="Verdana" w:cs="Verdana" w:hint="default"/>
        <w:spacing w:val="0"/>
        <w:w w:val="97"/>
        <w:sz w:val="20"/>
        <w:szCs w:val="20"/>
        <w:lang w:val="es-ES" w:eastAsia="en-US" w:bidi="ar-SA"/>
      </w:rPr>
    </w:lvl>
    <w:lvl w:ilvl="1" w:tplc="FB604EAE">
      <w:numFmt w:val="bullet"/>
      <w:lvlText w:val="•"/>
      <w:lvlJc w:val="left"/>
      <w:pPr>
        <w:ind w:left="2088" w:hanging="363"/>
      </w:pPr>
      <w:rPr>
        <w:rFonts w:hint="default"/>
        <w:lang w:val="es-ES" w:eastAsia="en-US" w:bidi="ar-SA"/>
      </w:rPr>
    </w:lvl>
    <w:lvl w:ilvl="2" w:tplc="DB8AFB30">
      <w:numFmt w:val="bullet"/>
      <w:lvlText w:val="•"/>
      <w:lvlJc w:val="left"/>
      <w:pPr>
        <w:ind w:left="3036" w:hanging="363"/>
      </w:pPr>
      <w:rPr>
        <w:rFonts w:hint="default"/>
        <w:lang w:val="es-ES" w:eastAsia="en-US" w:bidi="ar-SA"/>
      </w:rPr>
    </w:lvl>
    <w:lvl w:ilvl="3" w:tplc="24F88870">
      <w:numFmt w:val="bullet"/>
      <w:lvlText w:val="•"/>
      <w:lvlJc w:val="left"/>
      <w:pPr>
        <w:ind w:left="3984" w:hanging="363"/>
      </w:pPr>
      <w:rPr>
        <w:rFonts w:hint="default"/>
        <w:lang w:val="es-ES" w:eastAsia="en-US" w:bidi="ar-SA"/>
      </w:rPr>
    </w:lvl>
    <w:lvl w:ilvl="4" w:tplc="B65A0BCE">
      <w:numFmt w:val="bullet"/>
      <w:lvlText w:val="•"/>
      <w:lvlJc w:val="left"/>
      <w:pPr>
        <w:ind w:left="4932" w:hanging="363"/>
      </w:pPr>
      <w:rPr>
        <w:rFonts w:hint="default"/>
        <w:lang w:val="es-ES" w:eastAsia="en-US" w:bidi="ar-SA"/>
      </w:rPr>
    </w:lvl>
    <w:lvl w:ilvl="5" w:tplc="30A44EBC">
      <w:numFmt w:val="bullet"/>
      <w:lvlText w:val="•"/>
      <w:lvlJc w:val="left"/>
      <w:pPr>
        <w:ind w:left="5880" w:hanging="363"/>
      </w:pPr>
      <w:rPr>
        <w:rFonts w:hint="default"/>
        <w:lang w:val="es-ES" w:eastAsia="en-US" w:bidi="ar-SA"/>
      </w:rPr>
    </w:lvl>
    <w:lvl w:ilvl="6" w:tplc="1506E178">
      <w:numFmt w:val="bullet"/>
      <w:lvlText w:val="•"/>
      <w:lvlJc w:val="left"/>
      <w:pPr>
        <w:ind w:left="6828" w:hanging="363"/>
      </w:pPr>
      <w:rPr>
        <w:rFonts w:hint="default"/>
        <w:lang w:val="es-ES" w:eastAsia="en-US" w:bidi="ar-SA"/>
      </w:rPr>
    </w:lvl>
    <w:lvl w:ilvl="7" w:tplc="638E9530">
      <w:numFmt w:val="bullet"/>
      <w:lvlText w:val="•"/>
      <w:lvlJc w:val="left"/>
      <w:pPr>
        <w:ind w:left="7776" w:hanging="363"/>
      </w:pPr>
      <w:rPr>
        <w:rFonts w:hint="default"/>
        <w:lang w:val="es-ES" w:eastAsia="en-US" w:bidi="ar-SA"/>
      </w:rPr>
    </w:lvl>
    <w:lvl w:ilvl="8" w:tplc="EDB4A448">
      <w:numFmt w:val="bullet"/>
      <w:lvlText w:val="•"/>
      <w:lvlJc w:val="left"/>
      <w:pPr>
        <w:ind w:left="8724" w:hanging="363"/>
      </w:pPr>
      <w:rPr>
        <w:rFonts w:hint="default"/>
        <w:lang w:val="es-ES" w:eastAsia="en-US" w:bidi="ar-SA"/>
      </w:rPr>
    </w:lvl>
  </w:abstractNum>
  <w:abstractNum w:abstractNumId="16" w15:restartNumberingAfterBreak="0">
    <w:nsid w:val="26425E73"/>
    <w:multiLevelType w:val="multilevel"/>
    <w:tmpl w:val="E0F6EA7C"/>
    <w:lvl w:ilvl="0">
      <w:start w:val="2"/>
      <w:numFmt w:val="decimal"/>
      <w:lvlText w:val="%1."/>
      <w:lvlJc w:val="left"/>
      <w:pPr>
        <w:ind w:left="720" w:hanging="360"/>
      </w:pPr>
      <w:rPr>
        <w:rFonts w:hint="default"/>
      </w:rPr>
    </w:lvl>
    <w:lvl w:ilvl="1">
      <w:start w:val="1"/>
      <w:numFmt w:val="decimal"/>
      <w:isLgl/>
      <w:lvlText w:val="%1.%2"/>
      <w:lvlJc w:val="left"/>
      <w:pPr>
        <w:ind w:left="1038" w:hanging="504"/>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602" w:hanging="720"/>
      </w:pPr>
      <w:rPr>
        <w:rFonts w:hint="default"/>
      </w:rPr>
    </w:lvl>
    <w:lvl w:ilvl="4">
      <w:start w:val="1"/>
      <w:numFmt w:val="decimal"/>
      <w:isLgl/>
      <w:lvlText w:val="%1.%2.%3.%4.%5"/>
      <w:lvlJc w:val="left"/>
      <w:pPr>
        <w:ind w:left="2136" w:hanging="1080"/>
      </w:pPr>
      <w:rPr>
        <w:rFonts w:hint="default"/>
      </w:rPr>
    </w:lvl>
    <w:lvl w:ilvl="5">
      <w:start w:val="1"/>
      <w:numFmt w:val="decimal"/>
      <w:isLgl/>
      <w:lvlText w:val="%1.%2.%3.%4.%5.%6"/>
      <w:lvlJc w:val="left"/>
      <w:pPr>
        <w:ind w:left="2310" w:hanging="1080"/>
      </w:pPr>
      <w:rPr>
        <w:rFonts w:hint="default"/>
      </w:rPr>
    </w:lvl>
    <w:lvl w:ilvl="6">
      <w:start w:val="1"/>
      <w:numFmt w:val="decimal"/>
      <w:isLgl/>
      <w:lvlText w:val="%1.%2.%3.%4.%5.%6.%7"/>
      <w:lvlJc w:val="left"/>
      <w:pPr>
        <w:ind w:left="2844" w:hanging="1440"/>
      </w:pPr>
      <w:rPr>
        <w:rFonts w:hint="default"/>
      </w:rPr>
    </w:lvl>
    <w:lvl w:ilvl="7">
      <w:start w:val="1"/>
      <w:numFmt w:val="decimal"/>
      <w:isLgl/>
      <w:lvlText w:val="%1.%2.%3.%4.%5.%6.%7.%8"/>
      <w:lvlJc w:val="left"/>
      <w:pPr>
        <w:ind w:left="3018" w:hanging="1440"/>
      </w:pPr>
      <w:rPr>
        <w:rFonts w:hint="default"/>
      </w:rPr>
    </w:lvl>
    <w:lvl w:ilvl="8">
      <w:start w:val="1"/>
      <w:numFmt w:val="decimal"/>
      <w:isLgl/>
      <w:lvlText w:val="%1.%2.%3.%4.%5.%6.%7.%8.%9"/>
      <w:lvlJc w:val="left"/>
      <w:pPr>
        <w:ind w:left="3552" w:hanging="1800"/>
      </w:pPr>
      <w:rPr>
        <w:rFonts w:hint="default"/>
      </w:rPr>
    </w:lvl>
  </w:abstractNum>
  <w:abstractNum w:abstractNumId="17" w15:restartNumberingAfterBreak="0">
    <w:nsid w:val="28C0798A"/>
    <w:multiLevelType w:val="hybridMultilevel"/>
    <w:tmpl w:val="5D6A1C68"/>
    <w:lvl w:ilvl="0" w:tplc="00C27E14">
      <w:start w:val="1"/>
      <w:numFmt w:val="bullet"/>
      <w:lvlText w:val=""/>
      <w:lvlJc w:val="left"/>
      <w:pPr>
        <w:ind w:left="720" w:hanging="360"/>
      </w:pPr>
      <w:rPr>
        <w:rFonts w:ascii="Symbol" w:hAnsi="Symbol" w:hint="default"/>
      </w:rPr>
    </w:lvl>
    <w:lvl w:ilvl="1" w:tplc="429CA56E">
      <w:start w:val="1"/>
      <w:numFmt w:val="bullet"/>
      <w:lvlText w:val="o"/>
      <w:lvlJc w:val="left"/>
      <w:pPr>
        <w:ind w:left="1440" w:hanging="360"/>
      </w:pPr>
      <w:rPr>
        <w:rFonts w:ascii="Courier New" w:hAnsi="Courier New" w:hint="default"/>
      </w:rPr>
    </w:lvl>
    <w:lvl w:ilvl="2" w:tplc="E4809746">
      <w:start w:val="1"/>
      <w:numFmt w:val="bullet"/>
      <w:lvlText w:val=""/>
      <w:lvlJc w:val="left"/>
      <w:pPr>
        <w:ind w:left="2160" w:hanging="360"/>
      </w:pPr>
      <w:rPr>
        <w:rFonts w:ascii="Wingdings" w:hAnsi="Wingdings" w:hint="default"/>
      </w:rPr>
    </w:lvl>
    <w:lvl w:ilvl="3" w:tplc="F1FA9156">
      <w:start w:val="1"/>
      <w:numFmt w:val="bullet"/>
      <w:lvlText w:val=""/>
      <w:lvlJc w:val="left"/>
      <w:pPr>
        <w:ind w:left="2880" w:hanging="360"/>
      </w:pPr>
      <w:rPr>
        <w:rFonts w:ascii="Symbol" w:hAnsi="Symbol" w:hint="default"/>
      </w:rPr>
    </w:lvl>
    <w:lvl w:ilvl="4" w:tplc="0F6053A0">
      <w:start w:val="1"/>
      <w:numFmt w:val="bullet"/>
      <w:lvlText w:val="o"/>
      <w:lvlJc w:val="left"/>
      <w:pPr>
        <w:ind w:left="3600" w:hanging="360"/>
      </w:pPr>
      <w:rPr>
        <w:rFonts w:ascii="Courier New" w:hAnsi="Courier New" w:hint="default"/>
      </w:rPr>
    </w:lvl>
    <w:lvl w:ilvl="5" w:tplc="75AAA018">
      <w:start w:val="1"/>
      <w:numFmt w:val="bullet"/>
      <w:lvlText w:val=""/>
      <w:lvlJc w:val="left"/>
      <w:pPr>
        <w:ind w:left="4320" w:hanging="360"/>
      </w:pPr>
      <w:rPr>
        <w:rFonts w:ascii="Wingdings" w:hAnsi="Wingdings" w:hint="default"/>
      </w:rPr>
    </w:lvl>
    <w:lvl w:ilvl="6" w:tplc="58E6E92E">
      <w:start w:val="1"/>
      <w:numFmt w:val="bullet"/>
      <w:lvlText w:val=""/>
      <w:lvlJc w:val="left"/>
      <w:pPr>
        <w:ind w:left="5040" w:hanging="360"/>
      </w:pPr>
      <w:rPr>
        <w:rFonts w:ascii="Symbol" w:hAnsi="Symbol" w:hint="default"/>
      </w:rPr>
    </w:lvl>
    <w:lvl w:ilvl="7" w:tplc="0ECA9F92">
      <w:start w:val="1"/>
      <w:numFmt w:val="bullet"/>
      <w:lvlText w:val="o"/>
      <w:lvlJc w:val="left"/>
      <w:pPr>
        <w:ind w:left="5760" w:hanging="360"/>
      </w:pPr>
      <w:rPr>
        <w:rFonts w:ascii="Courier New" w:hAnsi="Courier New" w:hint="default"/>
      </w:rPr>
    </w:lvl>
    <w:lvl w:ilvl="8" w:tplc="4A1C8D5A">
      <w:start w:val="1"/>
      <w:numFmt w:val="bullet"/>
      <w:lvlText w:val=""/>
      <w:lvlJc w:val="left"/>
      <w:pPr>
        <w:ind w:left="6480" w:hanging="360"/>
      </w:pPr>
      <w:rPr>
        <w:rFonts w:ascii="Wingdings" w:hAnsi="Wingdings" w:hint="default"/>
      </w:rPr>
    </w:lvl>
  </w:abstractNum>
  <w:abstractNum w:abstractNumId="18" w15:restartNumberingAfterBreak="0">
    <w:nsid w:val="2B506E6D"/>
    <w:multiLevelType w:val="hybridMultilevel"/>
    <w:tmpl w:val="1A42963E"/>
    <w:lvl w:ilvl="0" w:tplc="3210DDC0">
      <w:start w:val="1"/>
      <w:numFmt w:val="bullet"/>
      <w:lvlText w:val=""/>
      <w:lvlJc w:val="left"/>
      <w:pPr>
        <w:ind w:left="720" w:hanging="360"/>
      </w:pPr>
      <w:rPr>
        <w:rFonts w:ascii="Symbol" w:hAnsi="Symbol" w:hint="default"/>
      </w:rPr>
    </w:lvl>
    <w:lvl w:ilvl="1" w:tplc="C164965A">
      <w:start w:val="1"/>
      <w:numFmt w:val="bullet"/>
      <w:lvlText w:val="o"/>
      <w:lvlJc w:val="left"/>
      <w:pPr>
        <w:ind w:left="1440" w:hanging="360"/>
      </w:pPr>
      <w:rPr>
        <w:rFonts w:ascii="Courier New" w:hAnsi="Courier New" w:hint="default"/>
      </w:rPr>
    </w:lvl>
    <w:lvl w:ilvl="2" w:tplc="8B0A6E10">
      <w:start w:val="1"/>
      <w:numFmt w:val="bullet"/>
      <w:lvlText w:val=""/>
      <w:lvlJc w:val="left"/>
      <w:pPr>
        <w:ind w:left="2160" w:hanging="360"/>
      </w:pPr>
      <w:rPr>
        <w:rFonts w:ascii="Wingdings" w:hAnsi="Wingdings" w:hint="default"/>
      </w:rPr>
    </w:lvl>
    <w:lvl w:ilvl="3" w:tplc="C9A0A8C0">
      <w:start w:val="1"/>
      <w:numFmt w:val="bullet"/>
      <w:lvlText w:val=""/>
      <w:lvlJc w:val="left"/>
      <w:pPr>
        <w:ind w:left="2880" w:hanging="360"/>
      </w:pPr>
      <w:rPr>
        <w:rFonts w:ascii="Symbol" w:hAnsi="Symbol" w:hint="default"/>
      </w:rPr>
    </w:lvl>
    <w:lvl w:ilvl="4" w:tplc="55AAC8D4">
      <w:start w:val="1"/>
      <w:numFmt w:val="bullet"/>
      <w:lvlText w:val="o"/>
      <w:lvlJc w:val="left"/>
      <w:pPr>
        <w:ind w:left="3600" w:hanging="360"/>
      </w:pPr>
      <w:rPr>
        <w:rFonts w:ascii="Courier New" w:hAnsi="Courier New" w:hint="default"/>
      </w:rPr>
    </w:lvl>
    <w:lvl w:ilvl="5" w:tplc="1E4E0AAC">
      <w:start w:val="1"/>
      <w:numFmt w:val="bullet"/>
      <w:lvlText w:val=""/>
      <w:lvlJc w:val="left"/>
      <w:pPr>
        <w:ind w:left="4320" w:hanging="360"/>
      </w:pPr>
      <w:rPr>
        <w:rFonts w:ascii="Wingdings" w:hAnsi="Wingdings" w:hint="default"/>
      </w:rPr>
    </w:lvl>
    <w:lvl w:ilvl="6" w:tplc="B8F2C468">
      <w:start w:val="1"/>
      <w:numFmt w:val="bullet"/>
      <w:lvlText w:val=""/>
      <w:lvlJc w:val="left"/>
      <w:pPr>
        <w:ind w:left="5040" w:hanging="360"/>
      </w:pPr>
      <w:rPr>
        <w:rFonts w:ascii="Symbol" w:hAnsi="Symbol" w:hint="default"/>
      </w:rPr>
    </w:lvl>
    <w:lvl w:ilvl="7" w:tplc="456A51E8">
      <w:start w:val="1"/>
      <w:numFmt w:val="bullet"/>
      <w:lvlText w:val="o"/>
      <w:lvlJc w:val="left"/>
      <w:pPr>
        <w:ind w:left="5760" w:hanging="360"/>
      </w:pPr>
      <w:rPr>
        <w:rFonts w:ascii="Courier New" w:hAnsi="Courier New" w:hint="default"/>
      </w:rPr>
    </w:lvl>
    <w:lvl w:ilvl="8" w:tplc="8BAA9768">
      <w:start w:val="1"/>
      <w:numFmt w:val="bullet"/>
      <w:lvlText w:val=""/>
      <w:lvlJc w:val="left"/>
      <w:pPr>
        <w:ind w:left="6480" w:hanging="360"/>
      </w:pPr>
      <w:rPr>
        <w:rFonts w:ascii="Wingdings" w:hAnsi="Wingdings" w:hint="default"/>
      </w:rPr>
    </w:lvl>
  </w:abstractNum>
  <w:abstractNum w:abstractNumId="19" w15:restartNumberingAfterBreak="0">
    <w:nsid w:val="2B745CFA"/>
    <w:multiLevelType w:val="hybridMultilevel"/>
    <w:tmpl w:val="5216861E"/>
    <w:lvl w:ilvl="0" w:tplc="B69E6282">
      <w:start w:val="1"/>
      <w:numFmt w:val="bullet"/>
      <w:lvlText w:val=""/>
      <w:lvlJc w:val="left"/>
      <w:pPr>
        <w:ind w:left="720" w:hanging="360"/>
      </w:pPr>
      <w:rPr>
        <w:rFonts w:ascii="Symbol" w:hAnsi="Symbol" w:hint="default"/>
      </w:rPr>
    </w:lvl>
    <w:lvl w:ilvl="1" w:tplc="A98267AC">
      <w:start w:val="1"/>
      <w:numFmt w:val="bullet"/>
      <w:lvlText w:val="o"/>
      <w:lvlJc w:val="left"/>
      <w:pPr>
        <w:ind w:left="1440" w:hanging="360"/>
      </w:pPr>
      <w:rPr>
        <w:rFonts w:ascii="Courier New" w:hAnsi="Courier New" w:hint="default"/>
      </w:rPr>
    </w:lvl>
    <w:lvl w:ilvl="2" w:tplc="A3C2DB52">
      <w:start w:val="1"/>
      <w:numFmt w:val="bullet"/>
      <w:lvlText w:val=""/>
      <w:lvlJc w:val="left"/>
      <w:pPr>
        <w:ind w:left="2160" w:hanging="360"/>
      </w:pPr>
      <w:rPr>
        <w:rFonts w:ascii="Wingdings" w:hAnsi="Wingdings" w:hint="default"/>
      </w:rPr>
    </w:lvl>
    <w:lvl w:ilvl="3" w:tplc="866A2B30">
      <w:start w:val="1"/>
      <w:numFmt w:val="bullet"/>
      <w:lvlText w:val=""/>
      <w:lvlJc w:val="left"/>
      <w:pPr>
        <w:ind w:left="2880" w:hanging="360"/>
      </w:pPr>
      <w:rPr>
        <w:rFonts w:ascii="Symbol" w:hAnsi="Symbol" w:hint="default"/>
      </w:rPr>
    </w:lvl>
    <w:lvl w:ilvl="4" w:tplc="3E00DAE6">
      <w:start w:val="1"/>
      <w:numFmt w:val="bullet"/>
      <w:lvlText w:val="o"/>
      <w:lvlJc w:val="left"/>
      <w:pPr>
        <w:ind w:left="3600" w:hanging="360"/>
      </w:pPr>
      <w:rPr>
        <w:rFonts w:ascii="Courier New" w:hAnsi="Courier New" w:hint="default"/>
      </w:rPr>
    </w:lvl>
    <w:lvl w:ilvl="5" w:tplc="3C0AC7A0">
      <w:start w:val="1"/>
      <w:numFmt w:val="bullet"/>
      <w:lvlText w:val=""/>
      <w:lvlJc w:val="left"/>
      <w:pPr>
        <w:ind w:left="4320" w:hanging="360"/>
      </w:pPr>
      <w:rPr>
        <w:rFonts w:ascii="Wingdings" w:hAnsi="Wingdings" w:hint="default"/>
      </w:rPr>
    </w:lvl>
    <w:lvl w:ilvl="6" w:tplc="C98C8A1A">
      <w:start w:val="1"/>
      <w:numFmt w:val="bullet"/>
      <w:lvlText w:val=""/>
      <w:lvlJc w:val="left"/>
      <w:pPr>
        <w:ind w:left="5040" w:hanging="360"/>
      </w:pPr>
      <w:rPr>
        <w:rFonts w:ascii="Symbol" w:hAnsi="Symbol" w:hint="default"/>
      </w:rPr>
    </w:lvl>
    <w:lvl w:ilvl="7" w:tplc="9CD2BA48">
      <w:start w:val="1"/>
      <w:numFmt w:val="bullet"/>
      <w:lvlText w:val="o"/>
      <w:lvlJc w:val="left"/>
      <w:pPr>
        <w:ind w:left="5760" w:hanging="360"/>
      </w:pPr>
      <w:rPr>
        <w:rFonts w:ascii="Courier New" w:hAnsi="Courier New" w:hint="default"/>
      </w:rPr>
    </w:lvl>
    <w:lvl w:ilvl="8" w:tplc="F75AB85E">
      <w:start w:val="1"/>
      <w:numFmt w:val="bullet"/>
      <w:lvlText w:val=""/>
      <w:lvlJc w:val="left"/>
      <w:pPr>
        <w:ind w:left="6480" w:hanging="360"/>
      </w:pPr>
      <w:rPr>
        <w:rFonts w:ascii="Wingdings" w:hAnsi="Wingdings" w:hint="default"/>
      </w:rPr>
    </w:lvl>
  </w:abstractNum>
  <w:abstractNum w:abstractNumId="20" w15:restartNumberingAfterBreak="0">
    <w:nsid w:val="2F3CF134"/>
    <w:multiLevelType w:val="hybridMultilevel"/>
    <w:tmpl w:val="B40823DE"/>
    <w:lvl w:ilvl="0" w:tplc="46185302">
      <w:start w:val="1"/>
      <w:numFmt w:val="bullet"/>
      <w:lvlText w:val=""/>
      <w:lvlJc w:val="left"/>
      <w:pPr>
        <w:ind w:left="720" w:hanging="360"/>
      </w:pPr>
      <w:rPr>
        <w:rFonts w:ascii="Symbol" w:hAnsi="Symbol" w:hint="default"/>
      </w:rPr>
    </w:lvl>
    <w:lvl w:ilvl="1" w:tplc="F64C6FD6">
      <w:start w:val="1"/>
      <w:numFmt w:val="bullet"/>
      <w:lvlText w:val="o"/>
      <w:lvlJc w:val="left"/>
      <w:pPr>
        <w:ind w:left="1440" w:hanging="360"/>
      </w:pPr>
      <w:rPr>
        <w:rFonts w:ascii="Courier New" w:hAnsi="Courier New" w:hint="default"/>
      </w:rPr>
    </w:lvl>
    <w:lvl w:ilvl="2" w:tplc="E70C4CF6">
      <w:start w:val="1"/>
      <w:numFmt w:val="bullet"/>
      <w:lvlText w:val=""/>
      <w:lvlJc w:val="left"/>
      <w:pPr>
        <w:ind w:left="2160" w:hanging="360"/>
      </w:pPr>
      <w:rPr>
        <w:rFonts w:ascii="Wingdings" w:hAnsi="Wingdings" w:hint="default"/>
      </w:rPr>
    </w:lvl>
    <w:lvl w:ilvl="3" w:tplc="F126BD4A">
      <w:start w:val="1"/>
      <w:numFmt w:val="bullet"/>
      <w:lvlText w:val=""/>
      <w:lvlJc w:val="left"/>
      <w:pPr>
        <w:ind w:left="2880" w:hanging="360"/>
      </w:pPr>
      <w:rPr>
        <w:rFonts w:ascii="Symbol" w:hAnsi="Symbol" w:hint="default"/>
      </w:rPr>
    </w:lvl>
    <w:lvl w:ilvl="4" w:tplc="45EA85A8">
      <w:start w:val="1"/>
      <w:numFmt w:val="bullet"/>
      <w:lvlText w:val="o"/>
      <w:lvlJc w:val="left"/>
      <w:pPr>
        <w:ind w:left="3600" w:hanging="360"/>
      </w:pPr>
      <w:rPr>
        <w:rFonts w:ascii="Courier New" w:hAnsi="Courier New" w:hint="default"/>
      </w:rPr>
    </w:lvl>
    <w:lvl w:ilvl="5" w:tplc="FB7C4D00">
      <w:start w:val="1"/>
      <w:numFmt w:val="bullet"/>
      <w:lvlText w:val=""/>
      <w:lvlJc w:val="left"/>
      <w:pPr>
        <w:ind w:left="4320" w:hanging="360"/>
      </w:pPr>
      <w:rPr>
        <w:rFonts w:ascii="Wingdings" w:hAnsi="Wingdings" w:hint="default"/>
      </w:rPr>
    </w:lvl>
    <w:lvl w:ilvl="6" w:tplc="7A92BE46">
      <w:start w:val="1"/>
      <w:numFmt w:val="bullet"/>
      <w:lvlText w:val=""/>
      <w:lvlJc w:val="left"/>
      <w:pPr>
        <w:ind w:left="5040" w:hanging="360"/>
      </w:pPr>
      <w:rPr>
        <w:rFonts w:ascii="Symbol" w:hAnsi="Symbol" w:hint="default"/>
      </w:rPr>
    </w:lvl>
    <w:lvl w:ilvl="7" w:tplc="0C9C2852">
      <w:start w:val="1"/>
      <w:numFmt w:val="bullet"/>
      <w:lvlText w:val="o"/>
      <w:lvlJc w:val="left"/>
      <w:pPr>
        <w:ind w:left="5760" w:hanging="360"/>
      </w:pPr>
      <w:rPr>
        <w:rFonts w:ascii="Courier New" w:hAnsi="Courier New" w:hint="default"/>
      </w:rPr>
    </w:lvl>
    <w:lvl w:ilvl="8" w:tplc="286C297E">
      <w:start w:val="1"/>
      <w:numFmt w:val="bullet"/>
      <w:lvlText w:val=""/>
      <w:lvlJc w:val="left"/>
      <w:pPr>
        <w:ind w:left="6480" w:hanging="360"/>
      </w:pPr>
      <w:rPr>
        <w:rFonts w:ascii="Wingdings" w:hAnsi="Wingdings" w:hint="default"/>
      </w:rPr>
    </w:lvl>
  </w:abstractNum>
  <w:abstractNum w:abstractNumId="21" w15:restartNumberingAfterBreak="0">
    <w:nsid w:val="30CD5B96"/>
    <w:multiLevelType w:val="multilevel"/>
    <w:tmpl w:val="14D8E50E"/>
    <w:lvl w:ilvl="0">
      <w:start w:val="3"/>
      <w:numFmt w:val="decimal"/>
      <w:lvlText w:val="%1."/>
      <w:lvlJc w:val="left"/>
      <w:pPr>
        <w:ind w:left="720" w:hanging="360"/>
      </w:pPr>
      <w:rPr>
        <w:rFonts w:hint="default"/>
      </w:rPr>
    </w:lvl>
    <w:lvl w:ilvl="1">
      <w:start w:val="1"/>
      <w:numFmt w:val="decimal"/>
      <w:isLgl/>
      <w:lvlText w:val="%1.%2"/>
      <w:lvlJc w:val="left"/>
      <w:pPr>
        <w:ind w:left="1038" w:hanging="504"/>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602" w:hanging="720"/>
      </w:pPr>
      <w:rPr>
        <w:rFonts w:hint="default"/>
      </w:rPr>
    </w:lvl>
    <w:lvl w:ilvl="4">
      <w:start w:val="1"/>
      <w:numFmt w:val="decimal"/>
      <w:isLgl/>
      <w:lvlText w:val="%1.%2.%3.%4.%5"/>
      <w:lvlJc w:val="left"/>
      <w:pPr>
        <w:ind w:left="2136" w:hanging="1080"/>
      </w:pPr>
      <w:rPr>
        <w:rFonts w:hint="default"/>
      </w:rPr>
    </w:lvl>
    <w:lvl w:ilvl="5">
      <w:start w:val="1"/>
      <w:numFmt w:val="decimal"/>
      <w:isLgl/>
      <w:lvlText w:val="%1.%2.%3.%4.%5.%6"/>
      <w:lvlJc w:val="left"/>
      <w:pPr>
        <w:ind w:left="2310" w:hanging="1080"/>
      </w:pPr>
      <w:rPr>
        <w:rFonts w:hint="default"/>
      </w:rPr>
    </w:lvl>
    <w:lvl w:ilvl="6">
      <w:start w:val="1"/>
      <w:numFmt w:val="decimal"/>
      <w:isLgl/>
      <w:lvlText w:val="%1.%2.%3.%4.%5.%6.%7"/>
      <w:lvlJc w:val="left"/>
      <w:pPr>
        <w:ind w:left="2844" w:hanging="1440"/>
      </w:pPr>
      <w:rPr>
        <w:rFonts w:hint="default"/>
      </w:rPr>
    </w:lvl>
    <w:lvl w:ilvl="7">
      <w:start w:val="1"/>
      <w:numFmt w:val="decimal"/>
      <w:isLgl/>
      <w:lvlText w:val="%1.%2.%3.%4.%5.%6.%7.%8"/>
      <w:lvlJc w:val="left"/>
      <w:pPr>
        <w:ind w:left="3018" w:hanging="1440"/>
      </w:pPr>
      <w:rPr>
        <w:rFonts w:hint="default"/>
      </w:rPr>
    </w:lvl>
    <w:lvl w:ilvl="8">
      <w:start w:val="1"/>
      <w:numFmt w:val="decimal"/>
      <w:isLgl/>
      <w:lvlText w:val="%1.%2.%3.%4.%5.%6.%7.%8.%9"/>
      <w:lvlJc w:val="left"/>
      <w:pPr>
        <w:ind w:left="3552" w:hanging="1800"/>
      </w:pPr>
      <w:rPr>
        <w:rFonts w:hint="default"/>
      </w:rPr>
    </w:lvl>
  </w:abstractNum>
  <w:abstractNum w:abstractNumId="22" w15:restartNumberingAfterBreak="0">
    <w:nsid w:val="33E23DF9"/>
    <w:multiLevelType w:val="hybridMultilevel"/>
    <w:tmpl w:val="9F08A100"/>
    <w:lvl w:ilvl="0" w:tplc="19DEDE16">
      <w:start w:val="1"/>
      <w:numFmt w:val="bullet"/>
      <w:lvlText w:val=""/>
      <w:lvlJc w:val="left"/>
      <w:pPr>
        <w:ind w:left="720" w:hanging="360"/>
      </w:pPr>
      <w:rPr>
        <w:rFonts w:ascii="Symbol" w:hAnsi="Symbol" w:hint="default"/>
      </w:rPr>
    </w:lvl>
    <w:lvl w:ilvl="1" w:tplc="86B2EB42">
      <w:start w:val="1"/>
      <w:numFmt w:val="bullet"/>
      <w:lvlText w:val="o"/>
      <w:lvlJc w:val="left"/>
      <w:pPr>
        <w:ind w:left="1440" w:hanging="360"/>
      </w:pPr>
      <w:rPr>
        <w:rFonts w:ascii="Courier New" w:hAnsi="Courier New" w:hint="default"/>
      </w:rPr>
    </w:lvl>
    <w:lvl w:ilvl="2" w:tplc="E28C9A78">
      <w:start w:val="1"/>
      <w:numFmt w:val="bullet"/>
      <w:lvlText w:val=""/>
      <w:lvlJc w:val="left"/>
      <w:pPr>
        <w:ind w:left="2160" w:hanging="360"/>
      </w:pPr>
      <w:rPr>
        <w:rFonts w:ascii="Wingdings" w:hAnsi="Wingdings" w:hint="default"/>
      </w:rPr>
    </w:lvl>
    <w:lvl w:ilvl="3" w:tplc="97C4C0AC">
      <w:start w:val="1"/>
      <w:numFmt w:val="bullet"/>
      <w:lvlText w:val=""/>
      <w:lvlJc w:val="left"/>
      <w:pPr>
        <w:ind w:left="2880" w:hanging="360"/>
      </w:pPr>
      <w:rPr>
        <w:rFonts w:ascii="Symbol" w:hAnsi="Symbol" w:hint="default"/>
      </w:rPr>
    </w:lvl>
    <w:lvl w:ilvl="4" w:tplc="3E6C384E">
      <w:start w:val="1"/>
      <w:numFmt w:val="bullet"/>
      <w:lvlText w:val="o"/>
      <w:lvlJc w:val="left"/>
      <w:pPr>
        <w:ind w:left="3600" w:hanging="360"/>
      </w:pPr>
      <w:rPr>
        <w:rFonts w:ascii="Courier New" w:hAnsi="Courier New" w:hint="default"/>
      </w:rPr>
    </w:lvl>
    <w:lvl w:ilvl="5" w:tplc="569E6976">
      <w:start w:val="1"/>
      <w:numFmt w:val="bullet"/>
      <w:lvlText w:val=""/>
      <w:lvlJc w:val="left"/>
      <w:pPr>
        <w:ind w:left="4320" w:hanging="360"/>
      </w:pPr>
      <w:rPr>
        <w:rFonts w:ascii="Wingdings" w:hAnsi="Wingdings" w:hint="default"/>
      </w:rPr>
    </w:lvl>
    <w:lvl w:ilvl="6" w:tplc="3348BA50">
      <w:start w:val="1"/>
      <w:numFmt w:val="bullet"/>
      <w:lvlText w:val=""/>
      <w:lvlJc w:val="left"/>
      <w:pPr>
        <w:ind w:left="5040" w:hanging="360"/>
      </w:pPr>
      <w:rPr>
        <w:rFonts w:ascii="Symbol" w:hAnsi="Symbol" w:hint="default"/>
      </w:rPr>
    </w:lvl>
    <w:lvl w:ilvl="7" w:tplc="43D265FE">
      <w:start w:val="1"/>
      <w:numFmt w:val="bullet"/>
      <w:lvlText w:val="o"/>
      <w:lvlJc w:val="left"/>
      <w:pPr>
        <w:ind w:left="5760" w:hanging="360"/>
      </w:pPr>
      <w:rPr>
        <w:rFonts w:ascii="Courier New" w:hAnsi="Courier New" w:hint="default"/>
      </w:rPr>
    </w:lvl>
    <w:lvl w:ilvl="8" w:tplc="25B01B4A">
      <w:start w:val="1"/>
      <w:numFmt w:val="bullet"/>
      <w:lvlText w:val=""/>
      <w:lvlJc w:val="left"/>
      <w:pPr>
        <w:ind w:left="6480" w:hanging="360"/>
      </w:pPr>
      <w:rPr>
        <w:rFonts w:ascii="Wingdings" w:hAnsi="Wingdings" w:hint="default"/>
      </w:rPr>
    </w:lvl>
  </w:abstractNum>
  <w:abstractNum w:abstractNumId="23" w15:restartNumberingAfterBreak="0">
    <w:nsid w:val="381065AB"/>
    <w:multiLevelType w:val="hybridMultilevel"/>
    <w:tmpl w:val="727A159C"/>
    <w:lvl w:ilvl="0" w:tplc="4A98082C">
      <w:start w:val="1"/>
      <w:numFmt w:val="bullet"/>
      <w:lvlText w:val=""/>
      <w:lvlJc w:val="left"/>
      <w:pPr>
        <w:ind w:left="720" w:hanging="360"/>
      </w:pPr>
      <w:rPr>
        <w:rFonts w:ascii="Symbol" w:hAnsi="Symbol" w:hint="default"/>
      </w:rPr>
    </w:lvl>
    <w:lvl w:ilvl="1" w:tplc="FAD42080">
      <w:start w:val="1"/>
      <w:numFmt w:val="bullet"/>
      <w:lvlText w:val="o"/>
      <w:lvlJc w:val="left"/>
      <w:pPr>
        <w:ind w:left="1440" w:hanging="360"/>
      </w:pPr>
      <w:rPr>
        <w:rFonts w:ascii="Courier New" w:hAnsi="Courier New" w:hint="default"/>
      </w:rPr>
    </w:lvl>
    <w:lvl w:ilvl="2" w:tplc="310AD476">
      <w:start w:val="1"/>
      <w:numFmt w:val="bullet"/>
      <w:lvlText w:val=""/>
      <w:lvlJc w:val="left"/>
      <w:pPr>
        <w:ind w:left="2160" w:hanging="360"/>
      </w:pPr>
      <w:rPr>
        <w:rFonts w:ascii="Wingdings" w:hAnsi="Wingdings" w:hint="default"/>
      </w:rPr>
    </w:lvl>
    <w:lvl w:ilvl="3" w:tplc="740C710A">
      <w:start w:val="1"/>
      <w:numFmt w:val="bullet"/>
      <w:lvlText w:val=""/>
      <w:lvlJc w:val="left"/>
      <w:pPr>
        <w:ind w:left="2880" w:hanging="360"/>
      </w:pPr>
      <w:rPr>
        <w:rFonts w:ascii="Symbol" w:hAnsi="Symbol" w:hint="default"/>
      </w:rPr>
    </w:lvl>
    <w:lvl w:ilvl="4" w:tplc="10B8B644">
      <w:start w:val="1"/>
      <w:numFmt w:val="bullet"/>
      <w:lvlText w:val="o"/>
      <w:lvlJc w:val="left"/>
      <w:pPr>
        <w:ind w:left="3600" w:hanging="360"/>
      </w:pPr>
      <w:rPr>
        <w:rFonts w:ascii="Courier New" w:hAnsi="Courier New" w:hint="default"/>
      </w:rPr>
    </w:lvl>
    <w:lvl w:ilvl="5" w:tplc="D6BA58BC">
      <w:start w:val="1"/>
      <w:numFmt w:val="bullet"/>
      <w:lvlText w:val=""/>
      <w:lvlJc w:val="left"/>
      <w:pPr>
        <w:ind w:left="4320" w:hanging="360"/>
      </w:pPr>
      <w:rPr>
        <w:rFonts w:ascii="Wingdings" w:hAnsi="Wingdings" w:hint="default"/>
      </w:rPr>
    </w:lvl>
    <w:lvl w:ilvl="6" w:tplc="87181982">
      <w:start w:val="1"/>
      <w:numFmt w:val="bullet"/>
      <w:lvlText w:val=""/>
      <w:lvlJc w:val="left"/>
      <w:pPr>
        <w:ind w:left="5040" w:hanging="360"/>
      </w:pPr>
      <w:rPr>
        <w:rFonts w:ascii="Symbol" w:hAnsi="Symbol" w:hint="default"/>
      </w:rPr>
    </w:lvl>
    <w:lvl w:ilvl="7" w:tplc="DA58E2C4">
      <w:start w:val="1"/>
      <w:numFmt w:val="bullet"/>
      <w:lvlText w:val="o"/>
      <w:lvlJc w:val="left"/>
      <w:pPr>
        <w:ind w:left="5760" w:hanging="360"/>
      </w:pPr>
      <w:rPr>
        <w:rFonts w:ascii="Courier New" w:hAnsi="Courier New" w:hint="default"/>
      </w:rPr>
    </w:lvl>
    <w:lvl w:ilvl="8" w:tplc="0A06CE12">
      <w:start w:val="1"/>
      <w:numFmt w:val="bullet"/>
      <w:lvlText w:val=""/>
      <w:lvlJc w:val="left"/>
      <w:pPr>
        <w:ind w:left="6480" w:hanging="360"/>
      </w:pPr>
      <w:rPr>
        <w:rFonts w:ascii="Wingdings" w:hAnsi="Wingdings" w:hint="default"/>
      </w:rPr>
    </w:lvl>
  </w:abstractNum>
  <w:abstractNum w:abstractNumId="24" w15:restartNumberingAfterBreak="0">
    <w:nsid w:val="38D4D077"/>
    <w:multiLevelType w:val="hybridMultilevel"/>
    <w:tmpl w:val="DB6EB392"/>
    <w:lvl w:ilvl="0" w:tplc="7186AA2C">
      <w:start w:val="1"/>
      <w:numFmt w:val="bullet"/>
      <w:lvlText w:val=""/>
      <w:lvlJc w:val="left"/>
      <w:pPr>
        <w:ind w:left="720" w:hanging="360"/>
      </w:pPr>
      <w:rPr>
        <w:rFonts w:ascii="Symbol" w:hAnsi="Symbol" w:hint="default"/>
      </w:rPr>
    </w:lvl>
    <w:lvl w:ilvl="1" w:tplc="D9D66830">
      <w:start w:val="1"/>
      <w:numFmt w:val="bullet"/>
      <w:lvlText w:val="o"/>
      <w:lvlJc w:val="left"/>
      <w:pPr>
        <w:ind w:left="1440" w:hanging="360"/>
      </w:pPr>
      <w:rPr>
        <w:rFonts w:ascii="Courier New" w:hAnsi="Courier New" w:hint="default"/>
      </w:rPr>
    </w:lvl>
    <w:lvl w:ilvl="2" w:tplc="7DF2543A">
      <w:start w:val="1"/>
      <w:numFmt w:val="bullet"/>
      <w:lvlText w:val=""/>
      <w:lvlJc w:val="left"/>
      <w:pPr>
        <w:ind w:left="2160" w:hanging="360"/>
      </w:pPr>
      <w:rPr>
        <w:rFonts w:ascii="Wingdings" w:hAnsi="Wingdings" w:hint="default"/>
      </w:rPr>
    </w:lvl>
    <w:lvl w:ilvl="3" w:tplc="B6207838">
      <w:start w:val="1"/>
      <w:numFmt w:val="bullet"/>
      <w:lvlText w:val=""/>
      <w:lvlJc w:val="left"/>
      <w:pPr>
        <w:ind w:left="2880" w:hanging="360"/>
      </w:pPr>
      <w:rPr>
        <w:rFonts w:ascii="Symbol" w:hAnsi="Symbol" w:hint="default"/>
      </w:rPr>
    </w:lvl>
    <w:lvl w:ilvl="4" w:tplc="8C7009EE">
      <w:start w:val="1"/>
      <w:numFmt w:val="bullet"/>
      <w:lvlText w:val="o"/>
      <w:lvlJc w:val="left"/>
      <w:pPr>
        <w:ind w:left="3600" w:hanging="360"/>
      </w:pPr>
      <w:rPr>
        <w:rFonts w:ascii="Courier New" w:hAnsi="Courier New" w:hint="default"/>
      </w:rPr>
    </w:lvl>
    <w:lvl w:ilvl="5" w:tplc="3D869D70">
      <w:start w:val="1"/>
      <w:numFmt w:val="bullet"/>
      <w:lvlText w:val=""/>
      <w:lvlJc w:val="left"/>
      <w:pPr>
        <w:ind w:left="4320" w:hanging="360"/>
      </w:pPr>
      <w:rPr>
        <w:rFonts w:ascii="Wingdings" w:hAnsi="Wingdings" w:hint="default"/>
      </w:rPr>
    </w:lvl>
    <w:lvl w:ilvl="6" w:tplc="6B5E8A6E">
      <w:start w:val="1"/>
      <w:numFmt w:val="bullet"/>
      <w:lvlText w:val=""/>
      <w:lvlJc w:val="left"/>
      <w:pPr>
        <w:ind w:left="5040" w:hanging="360"/>
      </w:pPr>
      <w:rPr>
        <w:rFonts w:ascii="Symbol" w:hAnsi="Symbol" w:hint="default"/>
      </w:rPr>
    </w:lvl>
    <w:lvl w:ilvl="7" w:tplc="1BD2BC7E">
      <w:start w:val="1"/>
      <w:numFmt w:val="bullet"/>
      <w:lvlText w:val="o"/>
      <w:lvlJc w:val="left"/>
      <w:pPr>
        <w:ind w:left="5760" w:hanging="360"/>
      </w:pPr>
      <w:rPr>
        <w:rFonts w:ascii="Courier New" w:hAnsi="Courier New" w:hint="default"/>
      </w:rPr>
    </w:lvl>
    <w:lvl w:ilvl="8" w:tplc="E478641E">
      <w:start w:val="1"/>
      <w:numFmt w:val="bullet"/>
      <w:lvlText w:val=""/>
      <w:lvlJc w:val="left"/>
      <w:pPr>
        <w:ind w:left="6480" w:hanging="360"/>
      </w:pPr>
      <w:rPr>
        <w:rFonts w:ascii="Wingdings" w:hAnsi="Wingdings" w:hint="default"/>
      </w:rPr>
    </w:lvl>
  </w:abstractNum>
  <w:abstractNum w:abstractNumId="25" w15:restartNumberingAfterBreak="0">
    <w:nsid w:val="38FE2326"/>
    <w:multiLevelType w:val="multilevel"/>
    <w:tmpl w:val="4266B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B76A6A8"/>
    <w:multiLevelType w:val="hybridMultilevel"/>
    <w:tmpl w:val="98D48B16"/>
    <w:lvl w:ilvl="0" w:tplc="5996389A">
      <w:start w:val="1"/>
      <w:numFmt w:val="bullet"/>
      <w:lvlText w:val=""/>
      <w:lvlJc w:val="left"/>
      <w:pPr>
        <w:ind w:left="720" w:hanging="360"/>
      </w:pPr>
      <w:rPr>
        <w:rFonts w:ascii="Symbol" w:hAnsi="Symbol" w:hint="default"/>
      </w:rPr>
    </w:lvl>
    <w:lvl w:ilvl="1" w:tplc="C7BE595C">
      <w:start w:val="1"/>
      <w:numFmt w:val="bullet"/>
      <w:lvlText w:val="o"/>
      <w:lvlJc w:val="left"/>
      <w:pPr>
        <w:ind w:left="1440" w:hanging="360"/>
      </w:pPr>
      <w:rPr>
        <w:rFonts w:ascii="Courier New" w:hAnsi="Courier New" w:hint="default"/>
      </w:rPr>
    </w:lvl>
    <w:lvl w:ilvl="2" w:tplc="87C62C7A">
      <w:start w:val="1"/>
      <w:numFmt w:val="bullet"/>
      <w:lvlText w:val=""/>
      <w:lvlJc w:val="left"/>
      <w:pPr>
        <w:ind w:left="2160" w:hanging="360"/>
      </w:pPr>
      <w:rPr>
        <w:rFonts w:ascii="Wingdings" w:hAnsi="Wingdings" w:hint="default"/>
      </w:rPr>
    </w:lvl>
    <w:lvl w:ilvl="3" w:tplc="A32E95EE">
      <w:start w:val="1"/>
      <w:numFmt w:val="bullet"/>
      <w:lvlText w:val=""/>
      <w:lvlJc w:val="left"/>
      <w:pPr>
        <w:ind w:left="2880" w:hanging="360"/>
      </w:pPr>
      <w:rPr>
        <w:rFonts w:ascii="Symbol" w:hAnsi="Symbol" w:hint="default"/>
      </w:rPr>
    </w:lvl>
    <w:lvl w:ilvl="4" w:tplc="5CB06A5A">
      <w:start w:val="1"/>
      <w:numFmt w:val="bullet"/>
      <w:lvlText w:val="o"/>
      <w:lvlJc w:val="left"/>
      <w:pPr>
        <w:ind w:left="3600" w:hanging="360"/>
      </w:pPr>
      <w:rPr>
        <w:rFonts w:ascii="Courier New" w:hAnsi="Courier New" w:hint="default"/>
      </w:rPr>
    </w:lvl>
    <w:lvl w:ilvl="5" w:tplc="65468D68">
      <w:start w:val="1"/>
      <w:numFmt w:val="bullet"/>
      <w:lvlText w:val=""/>
      <w:lvlJc w:val="left"/>
      <w:pPr>
        <w:ind w:left="4320" w:hanging="360"/>
      </w:pPr>
      <w:rPr>
        <w:rFonts w:ascii="Wingdings" w:hAnsi="Wingdings" w:hint="default"/>
      </w:rPr>
    </w:lvl>
    <w:lvl w:ilvl="6" w:tplc="52EEE03A">
      <w:start w:val="1"/>
      <w:numFmt w:val="bullet"/>
      <w:lvlText w:val=""/>
      <w:lvlJc w:val="left"/>
      <w:pPr>
        <w:ind w:left="5040" w:hanging="360"/>
      </w:pPr>
      <w:rPr>
        <w:rFonts w:ascii="Symbol" w:hAnsi="Symbol" w:hint="default"/>
      </w:rPr>
    </w:lvl>
    <w:lvl w:ilvl="7" w:tplc="C0F2879E">
      <w:start w:val="1"/>
      <w:numFmt w:val="bullet"/>
      <w:lvlText w:val="o"/>
      <w:lvlJc w:val="left"/>
      <w:pPr>
        <w:ind w:left="5760" w:hanging="360"/>
      </w:pPr>
      <w:rPr>
        <w:rFonts w:ascii="Courier New" w:hAnsi="Courier New" w:hint="default"/>
      </w:rPr>
    </w:lvl>
    <w:lvl w:ilvl="8" w:tplc="5A30369A">
      <w:start w:val="1"/>
      <w:numFmt w:val="bullet"/>
      <w:lvlText w:val=""/>
      <w:lvlJc w:val="left"/>
      <w:pPr>
        <w:ind w:left="6480" w:hanging="360"/>
      </w:pPr>
      <w:rPr>
        <w:rFonts w:ascii="Wingdings" w:hAnsi="Wingdings" w:hint="default"/>
      </w:rPr>
    </w:lvl>
  </w:abstractNum>
  <w:abstractNum w:abstractNumId="27" w15:restartNumberingAfterBreak="0">
    <w:nsid w:val="41C047C8"/>
    <w:multiLevelType w:val="hybridMultilevel"/>
    <w:tmpl w:val="C6E6EDB6"/>
    <w:lvl w:ilvl="0" w:tplc="DD3CD25A">
      <w:start w:val="1"/>
      <w:numFmt w:val="bullet"/>
      <w:lvlText w:val=""/>
      <w:lvlJc w:val="left"/>
      <w:pPr>
        <w:ind w:left="720" w:hanging="360"/>
      </w:pPr>
      <w:rPr>
        <w:rFonts w:ascii="Symbol" w:hAnsi="Symbol" w:hint="default"/>
      </w:rPr>
    </w:lvl>
    <w:lvl w:ilvl="1" w:tplc="63A4293A">
      <w:start w:val="1"/>
      <w:numFmt w:val="bullet"/>
      <w:lvlText w:val="o"/>
      <w:lvlJc w:val="left"/>
      <w:pPr>
        <w:ind w:left="1440" w:hanging="360"/>
      </w:pPr>
      <w:rPr>
        <w:rFonts w:ascii="Courier New" w:hAnsi="Courier New" w:hint="default"/>
      </w:rPr>
    </w:lvl>
    <w:lvl w:ilvl="2" w:tplc="0660D330">
      <w:start w:val="1"/>
      <w:numFmt w:val="bullet"/>
      <w:lvlText w:val=""/>
      <w:lvlJc w:val="left"/>
      <w:pPr>
        <w:ind w:left="2160" w:hanging="360"/>
      </w:pPr>
      <w:rPr>
        <w:rFonts w:ascii="Wingdings" w:hAnsi="Wingdings" w:hint="default"/>
      </w:rPr>
    </w:lvl>
    <w:lvl w:ilvl="3" w:tplc="5558A064">
      <w:start w:val="1"/>
      <w:numFmt w:val="bullet"/>
      <w:lvlText w:val=""/>
      <w:lvlJc w:val="left"/>
      <w:pPr>
        <w:ind w:left="2880" w:hanging="360"/>
      </w:pPr>
      <w:rPr>
        <w:rFonts w:ascii="Symbol" w:hAnsi="Symbol" w:hint="default"/>
      </w:rPr>
    </w:lvl>
    <w:lvl w:ilvl="4" w:tplc="9EFA5316">
      <w:start w:val="1"/>
      <w:numFmt w:val="bullet"/>
      <w:lvlText w:val="o"/>
      <w:lvlJc w:val="left"/>
      <w:pPr>
        <w:ind w:left="3600" w:hanging="360"/>
      </w:pPr>
      <w:rPr>
        <w:rFonts w:ascii="Courier New" w:hAnsi="Courier New" w:hint="default"/>
      </w:rPr>
    </w:lvl>
    <w:lvl w:ilvl="5" w:tplc="E20807EA">
      <w:start w:val="1"/>
      <w:numFmt w:val="bullet"/>
      <w:lvlText w:val=""/>
      <w:lvlJc w:val="left"/>
      <w:pPr>
        <w:ind w:left="4320" w:hanging="360"/>
      </w:pPr>
      <w:rPr>
        <w:rFonts w:ascii="Wingdings" w:hAnsi="Wingdings" w:hint="default"/>
      </w:rPr>
    </w:lvl>
    <w:lvl w:ilvl="6" w:tplc="E1005E2E">
      <w:start w:val="1"/>
      <w:numFmt w:val="bullet"/>
      <w:lvlText w:val=""/>
      <w:lvlJc w:val="left"/>
      <w:pPr>
        <w:ind w:left="5040" w:hanging="360"/>
      </w:pPr>
      <w:rPr>
        <w:rFonts w:ascii="Symbol" w:hAnsi="Symbol" w:hint="default"/>
      </w:rPr>
    </w:lvl>
    <w:lvl w:ilvl="7" w:tplc="770C78FC">
      <w:start w:val="1"/>
      <w:numFmt w:val="bullet"/>
      <w:lvlText w:val="o"/>
      <w:lvlJc w:val="left"/>
      <w:pPr>
        <w:ind w:left="5760" w:hanging="360"/>
      </w:pPr>
      <w:rPr>
        <w:rFonts w:ascii="Courier New" w:hAnsi="Courier New" w:hint="default"/>
      </w:rPr>
    </w:lvl>
    <w:lvl w:ilvl="8" w:tplc="FE244F90">
      <w:start w:val="1"/>
      <w:numFmt w:val="bullet"/>
      <w:lvlText w:val=""/>
      <w:lvlJc w:val="left"/>
      <w:pPr>
        <w:ind w:left="6480" w:hanging="360"/>
      </w:pPr>
      <w:rPr>
        <w:rFonts w:ascii="Wingdings" w:hAnsi="Wingdings" w:hint="default"/>
      </w:rPr>
    </w:lvl>
  </w:abstractNum>
  <w:abstractNum w:abstractNumId="28" w15:restartNumberingAfterBreak="0">
    <w:nsid w:val="41EC922C"/>
    <w:multiLevelType w:val="hybridMultilevel"/>
    <w:tmpl w:val="AB2073F6"/>
    <w:lvl w:ilvl="0" w:tplc="41C8E198">
      <w:start w:val="1"/>
      <w:numFmt w:val="bullet"/>
      <w:lvlText w:val=""/>
      <w:lvlJc w:val="left"/>
      <w:pPr>
        <w:ind w:left="1068" w:hanging="360"/>
      </w:pPr>
      <w:rPr>
        <w:rFonts w:ascii="Symbol" w:hAnsi="Symbol" w:hint="default"/>
      </w:rPr>
    </w:lvl>
    <w:lvl w:ilvl="1" w:tplc="0204A3E0">
      <w:start w:val="1"/>
      <w:numFmt w:val="bullet"/>
      <w:lvlText w:val="o"/>
      <w:lvlJc w:val="left"/>
      <w:pPr>
        <w:ind w:left="1788" w:hanging="360"/>
      </w:pPr>
      <w:rPr>
        <w:rFonts w:ascii="Courier New" w:hAnsi="Courier New" w:hint="default"/>
      </w:rPr>
    </w:lvl>
    <w:lvl w:ilvl="2" w:tplc="3334B210">
      <w:start w:val="1"/>
      <w:numFmt w:val="bullet"/>
      <w:lvlText w:val=""/>
      <w:lvlJc w:val="left"/>
      <w:pPr>
        <w:ind w:left="2508" w:hanging="360"/>
      </w:pPr>
      <w:rPr>
        <w:rFonts w:ascii="Wingdings" w:hAnsi="Wingdings" w:hint="default"/>
      </w:rPr>
    </w:lvl>
    <w:lvl w:ilvl="3" w:tplc="C02E27BA">
      <w:start w:val="1"/>
      <w:numFmt w:val="bullet"/>
      <w:lvlText w:val=""/>
      <w:lvlJc w:val="left"/>
      <w:pPr>
        <w:ind w:left="3228" w:hanging="360"/>
      </w:pPr>
      <w:rPr>
        <w:rFonts w:ascii="Symbol" w:hAnsi="Symbol" w:hint="default"/>
      </w:rPr>
    </w:lvl>
    <w:lvl w:ilvl="4" w:tplc="7E7E37E2">
      <w:start w:val="1"/>
      <w:numFmt w:val="bullet"/>
      <w:lvlText w:val="o"/>
      <w:lvlJc w:val="left"/>
      <w:pPr>
        <w:ind w:left="3948" w:hanging="360"/>
      </w:pPr>
      <w:rPr>
        <w:rFonts w:ascii="Courier New" w:hAnsi="Courier New" w:hint="default"/>
      </w:rPr>
    </w:lvl>
    <w:lvl w:ilvl="5" w:tplc="253AA8BE">
      <w:start w:val="1"/>
      <w:numFmt w:val="bullet"/>
      <w:lvlText w:val=""/>
      <w:lvlJc w:val="left"/>
      <w:pPr>
        <w:ind w:left="4668" w:hanging="360"/>
      </w:pPr>
      <w:rPr>
        <w:rFonts w:ascii="Wingdings" w:hAnsi="Wingdings" w:hint="default"/>
      </w:rPr>
    </w:lvl>
    <w:lvl w:ilvl="6" w:tplc="27DC937C">
      <w:start w:val="1"/>
      <w:numFmt w:val="bullet"/>
      <w:lvlText w:val=""/>
      <w:lvlJc w:val="left"/>
      <w:pPr>
        <w:ind w:left="5388" w:hanging="360"/>
      </w:pPr>
      <w:rPr>
        <w:rFonts w:ascii="Symbol" w:hAnsi="Symbol" w:hint="default"/>
      </w:rPr>
    </w:lvl>
    <w:lvl w:ilvl="7" w:tplc="8D149A0A">
      <w:start w:val="1"/>
      <w:numFmt w:val="bullet"/>
      <w:lvlText w:val="o"/>
      <w:lvlJc w:val="left"/>
      <w:pPr>
        <w:ind w:left="6108" w:hanging="360"/>
      </w:pPr>
      <w:rPr>
        <w:rFonts w:ascii="Courier New" w:hAnsi="Courier New" w:hint="default"/>
      </w:rPr>
    </w:lvl>
    <w:lvl w:ilvl="8" w:tplc="1C684864">
      <w:start w:val="1"/>
      <w:numFmt w:val="bullet"/>
      <w:lvlText w:val=""/>
      <w:lvlJc w:val="left"/>
      <w:pPr>
        <w:ind w:left="6828" w:hanging="360"/>
      </w:pPr>
      <w:rPr>
        <w:rFonts w:ascii="Wingdings" w:hAnsi="Wingdings" w:hint="default"/>
      </w:rPr>
    </w:lvl>
  </w:abstractNum>
  <w:abstractNum w:abstractNumId="29" w15:restartNumberingAfterBreak="0">
    <w:nsid w:val="46018E4A"/>
    <w:multiLevelType w:val="hybridMultilevel"/>
    <w:tmpl w:val="90EAC4F2"/>
    <w:lvl w:ilvl="0" w:tplc="19E247A4">
      <w:start w:val="1"/>
      <w:numFmt w:val="bullet"/>
      <w:lvlText w:val="-"/>
      <w:lvlJc w:val="left"/>
      <w:pPr>
        <w:ind w:left="720" w:hanging="360"/>
      </w:pPr>
      <w:rPr>
        <w:rFonts w:ascii="Aptos" w:hAnsi="Aptos" w:hint="default"/>
      </w:rPr>
    </w:lvl>
    <w:lvl w:ilvl="1" w:tplc="D6B688D2">
      <w:start w:val="1"/>
      <w:numFmt w:val="bullet"/>
      <w:lvlText w:val="o"/>
      <w:lvlJc w:val="left"/>
      <w:pPr>
        <w:ind w:left="1440" w:hanging="360"/>
      </w:pPr>
      <w:rPr>
        <w:rFonts w:ascii="Courier New" w:hAnsi="Courier New" w:hint="default"/>
      </w:rPr>
    </w:lvl>
    <w:lvl w:ilvl="2" w:tplc="74EAD472">
      <w:start w:val="1"/>
      <w:numFmt w:val="bullet"/>
      <w:lvlText w:val=""/>
      <w:lvlJc w:val="left"/>
      <w:pPr>
        <w:ind w:left="2160" w:hanging="360"/>
      </w:pPr>
      <w:rPr>
        <w:rFonts w:ascii="Wingdings" w:hAnsi="Wingdings" w:hint="default"/>
      </w:rPr>
    </w:lvl>
    <w:lvl w:ilvl="3" w:tplc="BCE6545C">
      <w:start w:val="1"/>
      <w:numFmt w:val="bullet"/>
      <w:lvlText w:val=""/>
      <w:lvlJc w:val="left"/>
      <w:pPr>
        <w:ind w:left="2880" w:hanging="360"/>
      </w:pPr>
      <w:rPr>
        <w:rFonts w:ascii="Symbol" w:hAnsi="Symbol" w:hint="default"/>
      </w:rPr>
    </w:lvl>
    <w:lvl w:ilvl="4" w:tplc="B64E5436">
      <w:start w:val="1"/>
      <w:numFmt w:val="bullet"/>
      <w:lvlText w:val="o"/>
      <w:lvlJc w:val="left"/>
      <w:pPr>
        <w:ind w:left="3600" w:hanging="360"/>
      </w:pPr>
      <w:rPr>
        <w:rFonts w:ascii="Courier New" w:hAnsi="Courier New" w:hint="default"/>
      </w:rPr>
    </w:lvl>
    <w:lvl w:ilvl="5" w:tplc="EC783A40">
      <w:start w:val="1"/>
      <w:numFmt w:val="bullet"/>
      <w:lvlText w:val=""/>
      <w:lvlJc w:val="left"/>
      <w:pPr>
        <w:ind w:left="4320" w:hanging="360"/>
      </w:pPr>
      <w:rPr>
        <w:rFonts w:ascii="Wingdings" w:hAnsi="Wingdings" w:hint="default"/>
      </w:rPr>
    </w:lvl>
    <w:lvl w:ilvl="6" w:tplc="F8DE236A">
      <w:start w:val="1"/>
      <w:numFmt w:val="bullet"/>
      <w:lvlText w:val=""/>
      <w:lvlJc w:val="left"/>
      <w:pPr>
        <w:ind w:left="5040" w:hanging="360"/>
      </w:pPr>
      <w:rPr>
        <w:rFonts w:ascii="Symbol" w:hAnsi="Symbol" w:hint="default"/>
      </w:rPr>
    </w:lvl>
    <w:lvl w:ilvl="7" w:tplc="E362D2B6">
      <w:start w:val="1"/>
      <w:numFmt w:val="bullet"/>
      <w:lvlText w:val="o"/>
      <w:lvlJc w:val="left"/>
      <w:pPr>
        <w:ind w:left="5760" w:hanging="360"/>
      </w:pPr>
      <w:rPr>
        <w:rFonts w:ascii="Courier New" w:hAnsi="Courier New" w:hint="default"/>
      </w:rPr>
    </w:lvl>
    <w:lvl w:ilvl="8" w:tplc="102CE450">
      <w:start w:val="1"/>
      <w:numFmt w:val="bullet"/>
      <w:lvlText w:val=""/>
      <w:lvlJc w:val="left"/>
      <w:pPr>
        <w:ind w:left="6480" w:hanging="360"/>
      </w:pPr>
      <w:rPr>
        <w:rFonts w:ascii="Wingdings" w:hAnsi="Wingdings" w:hint="default"/>
      </w:rPr>
    </w:lvl>
  </w:abstractNum>
  <w:abstractNum w:abstractNumId="30" w15:restartNumberingAfterBreak="0">
    <w:nsid w:val="481793C1"/>
    <w:multiLevelType w:val="hybridMultilevel"/>
    <w:tmpl w:val="E61C52BA"/>
    <w:lvl w:ilvl="0" w:tplc="0C9C09B6">
      <w:start w:val="1"/>
      <w:numFmt w:val="bullet"/>
      <w:lvlText w:val=""/>
      <w:lvlJc w:val="left"/>
      <w:pPr>
        <w:ind w:left="720" w:hanging="360"/>
      </w:pPr>
      <w:rPr>
        <w:rFonts w:ascii="Symbol" w:hAnsi="Symbol" w:hint="default"/>
      </w:rPr>
    </w:lvl>
    <w:lvl w:ilvl="1" w:tplc="CE64754E">
      <w:start w:val="1"/>
      <w:numFmt w:val="bullet"/>
      <w:lvlText w:val="o"/>
      <w:lvlJc w:val="left"/>
      <w:pPr>
        <w:ind w:left="1440" w:hanging="360"/>
      </w:pPr>
      <w:rPr>
        <w:rFonts w:ascii="Courier New" w:hAnsi="Courier New" w:hint="default"/>
      </w:rPr>
    </w:lvl>
    <w:lvl w:ilvl="2" w:tplc="AB5EB71E">
      <w:start w:val="1"/>
      <w:numFmt w:val="bullet"/>
      <w:lvlText w:val=""/>
      <w:lvlJc w:val="left"/>
      <w:pPr>
        <w:ind w:left="2160" w:hanging="360"/>
      </w:pPr>
      <w:rPr>
        <w:rFonts w:ascii="Wingdings" w:hAnsi="Wingdings" w:hint="default"/>
      </w:rPr>
    </w:lvl>
    <w:lvl w:ilvl="3" w:tplc="734480F8">
      <w:start w:val="1"/>
      <w:numFmt w:val="bullet"/>
      <w:lvlText w:val=""/>
      <w:lvlJc w:val="left"/>
      <w:pPr>
        <w:ind w:left="2880" w:hanging="360"/>
      </w:pPr>
      <w:rPr>
        <w:rFonts w:ascii="Symbol" w:hAnsi="Symbol" w:hint="default"/>
      </w:rPr>
    </w:lvl>
    <w:lvl w:ilvl="4" w:tplc="3A227336">
      <w:start w:val="1"/>
      <w:numFmt w:val="bullet"/>
      <w:lvlText w:val="o"/>
      <w:lvlJc w:val="left"/>
      <w:pPr>
        <w:ind w:left="3600" w:hanging="360"/>
      </w:pPr>
      <w:rPr>
        <w:rFonts w:ascii="Courier New" w:hAnsi="Courier New" w:hint="default"/>
      </w:rPr>
    </w:lvl>
    <w:lvl w:ilvl="5" w:tplc="3D9635F0">
      <w:start w:val="1"/>
      <w:numFmt w:val="bullet"/>
      <w:lvlText w:val=""/>
      <w:lvlJc w:val="left"/>
      <w:pPr>
        <w:ind w:left="4320" w:hanging="360"/>
      </w:pPr>
      <w:rPr>
        <w:rFonts w:ascii="Wingdings" w:hAnsi="Wingdings" w:hint="default"/>
      </w:rPr>
    </w:lvl>
    <w:lvl w:ilvl="6" w:tplc="9CA01074">
      <w:start w:val="1"/>
      <w:numFmt w:val="bullet"/>
      <w:lvlText w:val=""/>
      <w:lvlJc w:val="left"/>
      <w:pPr>
        <w:ind w:left="5040" w:hanging="360"/>
      </w:pPr>
      <w:rPr>
        <w:rFonts w:ascii="Symbol" w:hAnsi="Symbol" w:hint="default"/>
      </w:rPr>
    </w:lvl>
    <w:lvl w:ilvl="7" w:tplc="B9884996">
      <w:start w:val="1"/>
      <w:numFmt w:val="bullet"/>
      <w:lvlText w:val="o"/>
      <w:lvlJc w:val="left"/>
      <w:pPr>
        <w:ind w:left="5760" w:hanging="360"/>
      </w:pPr>
      <w:rPr>
        <w:rFonts w:ascii="Courier New" w:hAnsi="Courier New" w:hint="default"/>
      </w:rPr>
    </w:lvl>
    <w:lvl w:ilvl="8" w:tplc="87822C56">
      <w:start w:val="1"/>
      <w:numFmt w:val="bullet"/>
      <w:lvlText w:val=""/>
      <w:lvlJc w:val="left"/>
      <w:pPr>
        <w:ind w:left="6480" w:hanging="360"/>
      </w:pPr>
      <w:rPr>
        <w:rFonts w:ascii="Wingdings" w:hAnsi="Wingdings" w:hint="default"/>
      </w:rPr>
    </w:lvl>
  </w:abstractNum>
  <w:abstractNum w:abstractNumId="31" w15:restartNumberingAfterBreak="0">
    <w:nsid w:val="4E7A8A8E"/>
    <w:multiLevelType w:val="hybridMultilevel"/>
    <w:tmpl w:val="12243B50"/>
    <w:lvl w:ilvl="0" w:tplc="B8A87D44">
      <w:start w:val="1"/>
      <w:numFmt w:val="bullet"/>
      <w:lvlText w:val=""/>
      <w:lvlJc w:val="left"/>
      <w:pPr>
        <w:ind w:left="720" w:hanging="360"/>
      </w:pPr>
      <w:rPr>
        <w:rFonts w:ascii="Symbol" w:hAnsi="Symbol" w:hint="default"/>
      </w:rPr>
    </w:lvl>
    <w:lvl w:ilvl="1" w:tplc="24EE1310">
      <w:start w:val="1"/>
      <w:numFmt w:val="bullet"/>
      <w:lvlText w:val="o"/>
      <w:lvlJc w:val="left"/>
      <w:pPr>
        <w:ind w:left="1440" w:hanging="360"/>
      </w:pPr>
      <w:rPr>
        <w:rFonts w:ascii="Courier New" w:hAnsi="Courier New" w:hint="default"/>
      </w:rPr>
    </w:lvl>
    <w:lvl w:ilvl="2" w:tplc="9E489CD6">
      <w:start w:val="1"/>
      <w:numFmt w:val="bullet"/>
      <w:lvlText w:val=""/>
      <w:lvlJc w:val="left"/>
      <w:pPr>
        <w:ind w:left="2160" w:hanging="360"/>
      </w:pPr>
      <w:rPr>
        <w:rFonts w:ascii="Wingdings" w:hAnsi="Wingdings" w:hint="default"/>
      </w:rPr>
    </w:lvl>
    <w:lvl w:ilvl="3" w:tplc="34EE1898">
      <w:start w:val="1"/>
      <w:numFmt w:val="bullet"/>
      <w:lvlText w:val=""/>
      <w:lvlJc w:val="left"/>
      <w:pPr>
        <w:ind w:left="2880" w:hanging="360"/>
      </w:pPr>
      <w:rPr>
        <w:rFonts w:ascii="Symbol" w:hAnsi="Symbol" w:hint="default"/>
      </w:rPr>
    </w:lvl>
    <w:lvl w:ilvl="4" w:tplc="F506AD0E">
      <w:start w:val="1"/>
      <w:numFmt w:val="bullet"/>
      <w:lvlText w:val="o"/>
      <w:lvlJc w:val="left"/>
      <w:pPr>
        <w:ind w:left="3600" w:hanging="360"/>
      </w:pPr>
      <w:rPr>
        <w:rFonts w:ascii="Courier New" w:hAnsi="Courier New" w:hint="default"/>
      </w:rPr>
    </w:lvl>
    <w:lvl w:ilvl="5" w:tplc="60C86300">
      <w:start w:val="1"/>
      <w:numFmt w:val="bullet"/>
      <w:lvlText w:val=""/>
      <w:lvlJc w:val="left"/>
      <w:pPr>
        <w:ind w:left="4320" w:hanging="360"/>
      </w:pPr>
      <w:rPr>
        <w:rFonts w:ascii="Wingdings" w:hAnsi="Wingdings" w:hint="default"/>
      </w:rPr>
    </w:lvl>
    <w:lvl w:ilvl="6" w:tplc="95404D48">
      <w:start w:val="1"/>
      <w:numFmt w:val="bullet"/>
      <w:lvlText w:val=""/>
      <w:lvlJc w:val="left"/>
      <w:pPr>
        <w:ind w:left="5040" w:hanging="360"/>
      </w:pPr>
      <w:rPr>
        <w:rFonts w:ascii="Symbol" w:hAnsi="Symbol" w:hint="default"/>
      </w:rPr>
    </w:lvl>
    <w:lvl w:ilvl="7" w:tplc="318C4332">
      <w:start w:val="1"/>
      <w:numFmt w:val="bullet"/>
      <w:lvlText w:val="o"/>
      <w:lvlJc w:val="left"/>
      <w:pPr>
        <w:ind w:left="5760" w:hanging="360"/>
      </w:pPr>
      <w:rPr>
        <w:rFonts w:ascii="Courier New" w:hAnsi="Courier New" w:hint="default"/>
      </w:rPr>
    </w:lvl>
    <w:lvl w:ilvl="8" w:tplc="3252EA3A">
      <w:start w:val="1"/>
      <w:numFmt w:val="bullet"/>
      <w:lvlText w:val=""/>
      <w:lvlJc w:val="left"/>
      <w:pPr>
        <w:ind w:left="6480" w:hanging="360"/>
      </w:pPr>
      <w:rPr>
        <w:rFonts w:ascii="Wingdings" w:hAnsi="Wingdings" w:hint="default"/>
      </w:rPr>
    </w:lvl>
  </w:abstractNum>
  <w:abstractNum w:abstractNumId="32" w15:restartNumberingAfterBreak="0">
    <w:nsid w:val="4F8F7230"/>
    <w:multiLevelType w:val="multilevel"/>
    <w:tmpl w:val="E87C629C"/>
    <w:lvl w:ilvl="0">
      <w:start w:val="5"/>
      <w:numFmt w:val="decimal"/>
      <w:lvlText w:val="%1."/>
      <w:lvlJc w:val="left"/>
      <w:pPr>
        <w:ind w:left="444" w:hanging="444"/>
      </w:pPr>
      <w:rPr>
        <w:rFonts w:hint="default"/>
      </w:rPr>
    </w:lvl>
    <w:lvl w:ilvl="1">
      <w:start w:val="2"/>
      <w:numFmt w:val="decimal"/>
      <w:lvlText w:val="%1.%2"/>
      <w:lvlJc w:val="left"/>
      <w:pPr>
        <w:ind w:left="444" w:hanging="44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3" w15:restartNumberingAfterBreak="0">
    <w:nsid w:val="562FE507"/>
    <w:multiLevelType w:val="hybridMultilevel"/>
    <w:tmpl w:val="AEC8BAF2"/>
    <w:lvl w:ilvl="0" w:tplc="7FF8C94E">
      <w:start w:val="1"/>
      <w:numFmt w:val="bullet"/>
      <w:lvlText w:val=""/>
      <w:lvlJc w:val="left"/>
      <w:pPr>
        <w:ind w:left="720" w:hanging="360"/>
      </w:pPr>
      <w:rPr>
        <w:rFonts w:ascii="Symbol" w:hAnsi="Symbol" w:hint="default"/>
      </w:rPr>
    </w:lvl>
    <w:lvl w:ilvl="1" w:tplc="3D008AE8">
      <w:start w:val="1"/>
      <w:numFmt w:val="bullet"/>
      <w:lvlText w:val="o"/>
      <w:lvlJc w:val="left"/>
      <w:pPr>
        <w:ind w:left="1440" w:hanging="360"/>
      </w:pPr>
      <w:rPr>
        <w:rFonts w:ascii="Courier New" w:hAnsi="Courier New" w:hint="default"/>
      </w:rPr>
    </w:lvl>
    <w:lvl w:ilvl="2" w:tplc="7B38B894">
      <w:start w:val="1"/>
      <w:numFmt w:val="bullet"/>
      <w:lvlText w:val=""/>
      <w:lvlJc w:val="left"/>
      <w:pPr>
        <w:ind w:left="2160" w:hanging="360"/>
      </w:pPr>
      <w:rPr>
        <w:rFonts w:ascii="Wingdings" w:hAnsi="Wingdings" w:hint="default"/>
      </w:rPr>
    </w:lvl>
    <w:lvl w:ilvl="3" w:tplc="8904DEE2">
      <w:start w:val="1"/>
      <w:numFmt w:val="bullet"/>
      <w:lvlText w:val=""/>
      <w:lvlJc w:val="left"/>
      <w:pPr>
        <w:ind w:left="2880" w:hanging="360"/>
      </w:pPr>
      <w:rPr>
        <w:rFonts w:ascii="Symbol" w:hAnsi="Symbol" w:hint="default"/>
      </w:rPr>
    </w:lvl>
    <w:lvl w:ilvl="4" w:tplc="191A55A6">
      <w:start w:val="1"/>
      <w:numFmt w:val="bullet"/>
      <w:lvlText w:val="o"/>
      <w:lvlJc w:val="left"/>
      <w:pPr>
        <w:ind w:left="3600" w:hanging="360"/>
      </w:pPr>
      <w:rPr>
        <w:rFonts w:ascii="Courier New" w:hAnsi="Courier New" w:hint="default"/>
      </w:rPr>
    </w:lvl>
    <w:lvl w:ilvl="5" w:tplc="134832BE">
      <w:start w:val="1"/>
      <w:numFmt w:val="bullet"/>
      <w:lvlText w:val=""/>
      <w:lvlJc w:val="left"/>
      <w:pPr>
        <w:ind w:left="4320" w:hanging="360"/>
      </w:pPr>
      <w:rPr>
        <w:rFonts w:ascii="Wingdings" w:hAnsi="Wingdings" w:hint="default"/>
      </w:rPr>
    </w:lvl>
    <w:lvl w:ilvl="6" w:tplc="211EF914">
      <w:start w:val="1"/>
      <w:numFmt w:val="bullet"/>
      <w:lvlText w:val=""/>
      <w:lvlJc w:val="left"/>
      <w:pPr>
        <w:ind w:left="5040" w:hanging="360"/>
      </w:pPr>
      <w:rPr>
        <w:rFonts w:ascii="Symbol" w:hAnsi="Symbol" w:hint="default"/>
      </w:rPr>
    </w:lvl>
    <w:lvl w:ilvl="7" w:tplc="FE222424">
      <w:start w:val="1"/>
      <w:numFmt w:val="bullet"/>
      <w:lvlText w:val="o"/>
      <w:lvlJc w:val="left"/>
      <w:pPr>
        <w:ind w:left="5760" w:hanging="360"/>
      </w:pPr>
      <w:rPr>
        <w:rFonts w:ascii="Courier New" w:hAnsi="Courier New" w:hint="default"/>
      </w:rPr>
    </w:lvl>
    <w:lvl w:ilvl="8" w:tplc="06286E30">
      <w:start w:val="1"/>
      <w:numFmt w:val="bullet"/>
      <w:lvlText w:val=""/>
      <w:lvlJc w:val="left"/>
      <w:pPr>
        <w:ind w:left="6480" w:hanging="360"/>
      </w:pPr>
      <w:rPr>
        <w:rFonts w:ascii="Wingdings" w:hAnsi="Wingdings" w:hint="default"/>
      </w:rPr>
    </w:lvl>
  </w:abstractNum>
  <w:abstractNum w:abstractNumId="34" w15:restartNumberingAfterBreak="0">
    <w:nsid w:val="5A153852"/>
    <w:multiLevelType w:val="hybridMultilevel"/>
    <w:tmpl w:val="BA20D140"/>
    <w:lvl w:ilvl="0" w:tplc="029C95C0">
      <w:start w:val="1"/>
      <w:numFmt w:val="bullet"/>
      <w:lvlText w:val=""/>
      <w:lvlJc w:val="left"/>
      <w:pPr>
        <w:ind w:left="720" w:hanging="360"/>
      </w:pPr>
      <w:rPr>
        <w:rFonts w:ascii="Symbol" w:hAnsi="Symbol" w:hint="default"/>
      </w:rPr>
    </w:lvl>
    <w:lvl w:ilvl="1" w:tplc="96189586">
      <w:start w:val="1"/>
      <w:numFmt w:val="bullet"/>
      <w:lvlText w:val="o"/>
      <w:lvlJc w:val="left"/>
      <w:pPr>
        <w:ind w:left="1440" w:hanging="360"/>
      </w:pPr>
      <w:rPr>
        <w:rFonts w:ascii="Courier New" w:hAnsi="Courier New" w:hint="default"/>
      </w:rPr>
    </w:lvl>
    <w:lvl w:ilvl="2" w:tplc="CF90841A">
      <w:start w:val="1"/>
      <w:numFmt w:val="bullet"/>
      <w:lvlText w:val=""/>
      <w:lvlJc w:val="left"/>
      <w:pPr>
        <w:ind w:left="2160" w:hanging="360"/>
      </w:pPr>
      <w:rPr>
        <w:rFonts w:ascii="Wingdings" w:hAnsi="Wingdings" w:hint="default"/>
      </w:rPr>
    </w:lvl>
    <w:lvl w:ilvl="3" w:tplc="72F45498">
      <w:start w:val="1"/>
      <w:numFmt w:val="bullet"/>
      <w:lvlText w:val=""/>
      <w:lvlJc w:val="left"/>
      <w:pPr>
        <w:ind w:left="2880" w:hanging="360"/>
      </w:pPr>
      <w:rPr>
        <w:rFonts w:ascii="Symbol" w:hAnsi="Symbol" w:hint="default"/>
      </w:rPr>
    </w:lvl>
    <w:lvl w:ilvl="4" w:tplc="D700A4F0">
      <w:start w:val="1"/>
      <w:numFmt w:val="bullet"/>
      <w:lvlText w:val="o"/>
      <w:lvlJc w:val="left"/>
      <w:pPr>
        <w:ind w:left="3600" w:hanging="360"/>
      </w:pPr>
      <w:rPr>
        <w:rFonts w:ascii="Courier New" w:hAnsi="Courier New" w:hint="default"/>
      </w:rPr>
    </w:lvl>
    <w:lvl w:ilvl="5" w:tplc="29B8C96C">
      <w:start w:val="1"/>
      <w:numFmt w:val="bullet"/>
      <w:lvlText w:val=""/>
      <w:lvlJc w:val="left"/>
      <w:pPr>
        <w:ind w:left="4320" w:hanging="360"/>
      </w:pPr>
      <w:rPr>
        <w:rFonts w:ascii="Wingdings" w:hAnsi="Wingdings" w:hint="default"/>
      </w:rPr>
    </w:lvl>
    <w:lvl w:ilvl="6" w:tplc="ACB67844">
      <w:start w:val="1"/>
      <w:numFmt w:val="bullet"/>
      <w:lvlText w:val=""/>
      <w:lvlJc w:val="left"/>
      <w:pPr>
        <w:ind w:left="5040" w:hanging="360"/>
      </w:pPr>
      <w:rPr>
        <w:rFonts w:ascii="Symbol" w:hAnsi="Symbol" w:hint="default"/>
      </w:rPr>
    </w:lvl>
    <w:lvl w:ilvl="7" w:tplc="32AC73E6">
      <w:start w:val="1"/>
      <w:numFmt w:val="bullet"/>
      <w:lvlText w:val="o"/>
      <w:lvlJc w:val="left"/>
      <w:pPr>
        <w:ind w:left="5760" w:hanging="360"/>
      </w:pPr>
      <w:rPr>
        <w:rFonts w:ascii="Courier New" w:hAnsi="Courier New" w:hint="default"/>
      </w:rPr>
    </w:lvl>
    <w:lvl w:ilvl="8" w:tplc="AD7AB814">
      <w:start w:val="1"/>
      <w:numFmt w:val="bullet"/>
      <w:lvlText w:val=""/>
      <w:lvlJc w:val="left"/>
      <w:pPr>
        <w:ind w:left="6480" w:hanging="360"/>
      </w:pPr>
      <w:rPr>
        <w:rFonts w:ascii="Wingdings" w:hAnsi="Wingdings" w:hint="default"/>
      </w:rPr>
    </w:lvl>
  </w:abstractNum>
  <w:abstractNum w:abstractNumId="35" w15:restartNumberingAfterBreak="0">
    <w:nsid w:val="5B2F96D6"/>
    <w:multiLevelType w:val="hybridMultilevel"/>
    <w:tmpl w:val="FFFFFFFF"/>
    <w:lvl w:ilvl="0" w:tplc="335489D0">
      <w:start w:val="1"/>
      <w:numFmt w:val="bullet"/>
      <w:lvlText w:val="-"/>
      <w:lvlJc w:val="left"/>
      <w:pPr>
        <w:ind w:left="720" w:hanging="360"/>
      </w:pPr>
      <w:rPr>
        <w:rFonts w:ascii="Aptos" w:hAnsi="Aptos" w:hint="default"/>
      </w:rPr>
    </w:lvl>
    <w:lvl w:ilvl="1" w:tplc="805498A8">
      <w:start w:val="1"/>
      <w:numFmt w:val="bullet"/>
      <w:lvlText w:val="o"/>
      <w:lvlJc w:val="left"/>
      <w:pPr>
        <w:ind w:left="1440" w:hanging="360"/>
      </w:pPr>
      <w:rPr>
        <w:rFonts w:ascii="Courier New" w:hAnsi="Courier New" w:hint="default"/>
      </w:rPr>
    </w:lvl>
    <w:lvl w:ilvl="2" w:tplc="06D8E546">
      <w:start w:val="1"/>
      <w:numFmt w:val="bullet"/>
      <w:lvlText w:val=""/>
      <w:lvlJc w:val="left"/>
      <w:pPr>
        <w:ind w:left="2160" w:hanging="360"/>
      </w:pPr>
      <w:rPr>
        <w:rFonts w:ascii="Wingdings" w:hAnsi="Wingdings" w:hint="default"/>
      </w:rPr>
    </w:lvl>
    <w:lvl w:ilvl="3" w:tplc="33E8D450">
      <w:start w:val="1"/>
      <w:numFmt w:val="bullet"/>
      <w:lvlText w:val=""/>
      <w:lvlJc w:val="left"/>
      <w:pPr>
        <w:ind w:left="2880" w:hanging="360"/>
      </w:pPr>
      <w:rPr>
        <w:rFonts w:ascii="Symbol" w:hAnsi="Symbol" w:hint="default"/>
      </w:rPr>
    </w:lvl>
    <w:lvl w:ilvl="4" w:tplc="7B10B5F0">
      <w:start w:val="1"/>
      <w:numFmt w:val="bullet"/>
      <w:lvlText w:val="o"/>
      <w:lvlJc w:val="left"/>
      <w:pPr>
        <w:ind w:left="3600" w:hanging="360"/>
      </w:pPr>
      <w:rPr>
        <w:rFonts w:ascii="Courier New" w:hAnsi="Courier New" w:hint="default"/>
      </w:rPr>
    </w:lvl>
    <w:lvl w:ilvl="5" w:tplc="378C7CE4">
      <w:start w:val="1"/>
      <w:numFmt w:val="bullet"/>
      <w:lvlText w:val=""/>
      <w:lvlJc w:val="left"/>
      <w:pPr>
        <w:ind w:left="4320" w:hanging="360"/>
      </w:pPr>
      <w:rPr>
        <w:rFonts w:ascii="Wingdings" w:hAnsi="Wingdings" w:hint="default"/>
      </w:rPr>
    </w:lvl>
    <w:lvl w:ilvl="6" w:tplc="CD861882">
      <w:start w:val="1"/>
      <w:numFmt w:val="bullet"/>
      <w:lvlText w:val=""/>
      <w:lvlJc w:val="left"/>
      <w:pPr>
        <w:ind w:left="5040" w:hanging="360"/>
      </w:pPr>
      <w:rPr>
        <w:rFonts w:ascii="Symbol" w:hAnsi="Symbol" w:hint="default"/>
      </w:rPr>
    </w:lvl>
    <w:lvl w:ilvl="7" w:tplc="86280C74">
      <w:start w:val="1"/>
      <w:numFmt w:val="bullet"/>
      <w:lvlText w:val="o"/>
      <w:lvlJc w:val="left"/>
      <w:pPr>
        <w:ind w:left="5760" w:hanging="360"/>
      </w:pPr>
      <w:rPr>
        <w:rFonts w:ascii="Courier New" w:hAnsi="Courier New" w:hint="default"/>
      </w:rPr>
    </w:lvl>
    <w:lvl w:ilvl="8" w:tplc="10F6070E">
      <w:start w:val="1"/>
      <w:numFmt w:val="bullet"/>
      <w:lvlText w:val=""/>
      <w:lvlJc w:val="left"/>
      <w:pPr>
        <w:ind w:left="6480" w:hanging="360"/>
      </w:pPr>
      <w:rPr>
        <w:rFonts w:ascii="Wingdings" w:hAnsi="Wingdings" w:hint="default"/>
      </w:rPr>
    </w:lvl>
  </w:abstractNum>
  <w:abstractNum w:abstractNumId="36" w15:restartNumberingAfterBreak="0">
    <w:nsid w:val="5F320BF3"/>
    <w:multiLevelType w:val="hybridMultilevel"/>
    <w:tmpl w:val="B2F03900"/>
    <w:lvl w:ilvl="0" w:tplc="3BD4C236">
      <w:start w:val="1"/>
      <w:numFmt w:val="bullet"/>
      <w:lvlText w:val=""/>
      <w:lvlJc w:val="left"/>
      <w:pPr>
        <w:ind w:left="720" w:hanging="360"/>
      </w:pPr>
      <w:rPr>
        <w:rFonts w:ascii="Symbol" w:hAnsi="Symbol" w:hint="default"/>
      </w:rPr>
    </w:lvl>
    <w:lvl w:ilvl="1" w:tplc="34C4C310">
      <w:start w:val="1"/>
      <w:numFmt w:val="bullet"/>
      <w:lvlText w:val="o"/>
      <w:lvlJc w:val="left"/>
      <w:pPr>
        <w:ind w:left="1440" w:hanging="360"/>
      </w:pPr>
      <w:rPr>
        <w:rFonts w:ascii="Courier New" w:hAnsi="Courier New" w:hint="default"/>
      </w:rPr>
    </w:lvl>
    <w:lvl w:ilvl="2" w:tplc="FA006DEA">
      <w:start w:val="1"/>
      <w:numFmt w:val="bullet"/>
      <w:lvlText w:val=""/>
      <w:lvlJc w:val="left"/>
      <w:pPr>
        <w:ind w:left="2160" w:hanging="360"/>
      </w:pPr>
      <w:rPr>
        <w:rFonts w:ascii="Wingdings" w:hAnsi="Wingdings" w:hint="default"/>
      </w:rPr>
    </w:lvl>
    <w:lvl w:ilvl="3" w:tplc="375E9BFA">
      <w:start w:val="1"/>
      <w:numFmt w:val="bullet"/>
      <w:lvlText w:val=""/>
      <w:lvlJc w:val="left"/>
      <w:pPr>
        <w:ind w:left="2880" w:hanging="360"/>
      </w:pPr>
      <w:rPr>
        <w:rFonts w:ascii="Symbol" w:hAnsi="Symbol" w:hint="default"/>
      </w:rPr>
    </w:lvl>
    <w:lvl w:ilvl="4" w:tplc="73FE3CC0">
      <w:start w:val="1"/>
      <w:numFmt w:val="bullet"/>
      <w:lvlText w:val="o"/>
      <w:lvlJc w:val="left"/>
      <w:pPr>
        <w:ind w:left="3600" w:hanging="360"/>
      </w:pPr>
      <w:rPr>
        <w:rFonts w:ascii="Courier New" w:hAnsi="Courier New" w:hint="default"/>
      </w:rPr>
    </w:lvl>
    <w:lvl w:ilvl="5" w:tplc="12A8097A">
      <w:start w:val="1"/>
      <w:numFmt w:val="bullet"/>
      <w:lvlText w:val=""/>
      <w:lvlJc w:val="left"/>
      <w:pPr>
        <w:ind w:left="4320" w:hanging="360"/>
      </w:pPr>
      <w:rPr>
        <w:rFonts w:ascii="Wingdings" w:hAnsi="Wingdings" w:hint="default"/>
      </w:rPr>
    </w:lvl>
    <w:lvl w:ilvl="6" w:tplc="EF2621F2">
      <w:start w:val="1"/>
      <w:numFmt w:val="bullet"/>
      <w:lvlText w:val=""/>
      <w:lvlJc w:val="left"/>
      <w:pPr>
        <w:ind w:left="5040" w:hanging="360"/>
      </w:pPr>
      <w:rPr>
        <w:rFonts w:ascii="Symbol" w:hAnsi="Symbol" w:hint="default"/>
      </w:rPr>
    </w:lvl>
    <w:lvl w:ilvl="7" w:tplc="A8D0A08A">
      <w:start w:val="1"/>
      <w:numFmt w:val="bullet"/>
      <w:lvlText w:val="o"/>
      <w:lvlJc w:val="left"/>
      <w:pPr>
        <w:ind w:left="5760" w:hanging="360"/>
      </w:pPr>
      <w:rPr>
        <w:rFonts w:ascii="Courier New" w:hAnsi="Courier New" w:hint="default"/>
      </w:rPr>
    </w:lvl>
    <w:lvl w:ilvl="8" w:tplc="6E6CA4D2">
      <w:start w:val="1"/>
      <w:numFmt w:val="bullet"/>
      <w:lvlText w:val=""/>
      <w:lvlJc w:val="left"/>
      <w:pPr>
        <w:ind w:left="6480" w:hanging="360"/>
      </w:pPr>
      <w:rPr>
        <w:rFonts w:ascii="Wingdings" w:hAnsi="Wingdings" w:hint="default"/>
      </w:rPr>
    </w:lvl>
  </w:abstractNum>
  <w:abstractNum w:abstractNumId="37" w15:restartNumberingAfterBreak="0">
    <w:nsid w:val="5F36E4DA"/>
    <w:multiLevelType w:val="hybridMultilevel"/>
    <w:tmpl w:val="AEE04D4E"/>
    <w:lvl w:ilvl="0" w:tplc="2DA219BE">
      <w:start w:val="1"/>
      <w:numFmt w:val="bullet"/>
      <w:lvlText w:val=""/>
      <w:lvlJc w:val="left"/>
      <w:pPr>
        <w:ind w:left="720" w:hanging="360"/>
      </w:pPr>
      <w:rPr>
        <w:rFonts w:ascii="Symbol" w:hAnsi="Symbol" w:hint="default"/>
      </w:rPr>
    </w:lvl>
    <w:lvl w:ilvl="1" w:tplc="E89E9192">
      <w:start w:val="1"/>
      <w:numFmt w:val="bullet"/>
      <w:lvlText w:val="o"/>
      <w:lvlJc w:val="left"/>
      <w:pPr>
        <w:ind w:left="1440" w:hanging="360"/>
      </w:pPr>
      <w:rPr>
        <w:rFonts w:ascii="Courier New" w:hAnsi="Courier New" w:hint="default"/>
      </w:rPr>
    </w:lvl>
    <w:lvl w:ilvl="2" w:tplc="02DC2730">
      <w:start w:val="1"/>
      <w:numFmt w:val="bullet"/>
      <w:lvlText w:val=""/>
      <w:lvlJc w:val="left"/>
      <w:pPr>
        <w:ind w:left="2160" w:hanging="360"/>
      </w:pPr>
      <w:rPr>
        <w:rFonts w:ascii="Wingdings" w:hAnsi="Wingdings" w:hint="default"/>
      </w:rPr>
    </w:lvl>
    <w:lvl w:ilvl="3" w:tplc="EADE090A">
      <w:start w:val="1"/>
      <w:numFmt w:val="bullet"/>
      <w:lvlText w:val=""/>
      <w:lvlJc w:val="left"/>
      <w:pPr>
        <w:ind w:left="2880" w:hanging="360"/>
      </w:pPr>
      <w:rPr>
        <w:rFonts w:ascii="Symbol" w:hAnsi="Symbol" w:hint="default"/>
      </w:rPr>
    </w:lvl>
    <w:lvl w:ilvl="4" w:tplc="19563AF0">
      <w:start w:val="1"/>
      <w:numFmt w:val="bullet"/>
      <w:lvlText w:val="o"/>
      <w:lvlJc w:val="left"/>
      <w:pPr>
        <w:ind w:left="3600" w:hanging="360"/>
      </w:pPr>
      <w:rPr>
        <w:rFonts w:ascii="Courier New" w:hAnsi="Courier New" w:hint="default"/>
      </w:rPr>
    </w:lvl>
    <w:lvl w:ilvl="5" w:tplc="80F23034">
      <w:start w:val="1"/>
      <w:numFmt w:val="bullet"/>
      <w:lvlText w:val=""/>
      <w:lvlJc w:val="left"/>
      <w:pPr>
        <w:ind w:left="4320" w:hanging="360"/>
      </w:pPr>
      <w:rPr>
        <w:rFonts w:ascii="Wingdings" w:hAnsi="Wingdings" w:hint="default"/>
      </w:rPr>
    </w:lvl>
    <w:lvl w:ilvl="6" w:tplc="C79E6AC4">
      <w:start w:val="1"/>
      <w:numFmt w:val="bullet"/>
      <w:lvlText w:val=""/>
      <w:lvlJc w:val="left"/>
      <w:pPr>
        <w:ind w:left="5040" w:hanging="360"/>
      </w:pPr>
      <w:rPr>
        <w:rFonts w:ascii="Symbol" w:hAnsi="Symbol" w:hint="default"/>
      </w:rPr>
    </w:lvl>
    <w:lvl w:ilvl="7" w:tplc="7124D932">
      <w:start w:val="1"/>
      <w:numFmt w:val="bullet"/>
      <w:lvlText w:val="o"/>
      <w:lvlJc w:val="left"/>
      <w:pPr>
        <w:ind w:left="5760" w:hanging="360"/>
      </w:pPr>
      <w:rPr>
        <w:rFonts w:ascii="Courier New" w:hAnsi="Courier New" w:hint="default"/>
      </w:rPr>
    </w:lvl>
    <w:lvl w:ilvl="8" w:tplc="12967472">
      <w:start w:val="1"/>
      <w:numFmt w:val="bullet"/>
      <w:lvlText w:val=""/>
      <w:lvlJc w:val="left"/>
      <w:pPr>
        <w:ind w:left="6480" w:hanging="360"/>
      </w:pPr>
      <w:rPr>
        <w:rFonts w:ascii="Wingdings" w:hAnsi="Wingdings" w:hint="default"/>
      </w:rPr>
    </w:lvl>
  </w:abstractNum>
  <w:abstractNum w:abstractNumId="38" w15:restartNumberingAfterBreak="0">
    <w:nsid w:val="63BE4EF9"/>
    <w:multiLevelType w:val="multilevel"/>
    <w:tmpl w:val="ACF8225C"/>
    <w:lvl w:ilvl="0">
      <w:start w:val="1"/>
      <w:numFmt w:val="decimal"/>
      <w:lvlText w:val="%1."/>
      <w:lvlJc w:val="left"/>
      <w:pPr>
        <w:ind w:left="720" w:hanging="360"/>
      </w:pPr>
      <w:rPr>
        <w:rFonts w:hint="default"/>
      </w:rPr>
    </w:lvl>
    <w:lvl w:ilvl="1">
      <w:start w:val="1"/>
      <w:numFmt w:val="decimal"/>
      <w:isLgl/>
      <w:lvlText w:val="%1.%2"/>
      <w:lvlJc w:val="left"/>
      <w:pPr>
        <w:ind w:left="1038" w:hanging="504"/>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602" w:hanging="720"/>
      </w:pPr>
      <w:rPr>
        <w:rFonts w:hint="default"/>
      </w:rPr>
    </w:lvl>
    <w:lvl w:ilvl="4">
      <w:start w:val="1"/>
      <w:numFmt w:val="decimal"/>
      <w:isLgl/>
      <w:lvlText w:val="%1.%2.%3.%4.%5"/>
      <w:lvlJc w:val="left"/>
      <w:pPr>
        <w:ind w:left="2136" w:hanging="1080"/>
      </w:pPr>
      <w:rPr>
        <w:rFonts w:hint="default"/>
      </w:rPr>
    </w:lvl>
    <w:lvl w:ilvl="5">
      <w:start w:val="1"/>
      <w:numFmt w:val="decimal"/>
      <w:isLgl/>
      <w:lvlText w:val="%1.%2.%3.%4.%5.%6"/>
      <w:lvlJc w:val="left"/>
      <w:pPr>
        <w:ind w:left="2310" w:hanging="1080"/>
      </w:pPr>
      <w:rPr>
        <w:rFonts w:hint="default"/>
      </w:rPr>
    </w:lvl>
    <w:lvl w:ilvl="6">
      <w:start w:val="1"/>
      <w:numFmt w:val="decimal"/>
      <w:isLgl/>
      <w:lvlText w:val="%1.%2.%3.%4.%5.%6.%7"/>
      <w:lvlJc w:val="left"/>
      <w:pPr>
        <w:ind w:left="2844" w:hanging="1440"/>
      </w:pPr>
      <w:rPr>
        <w:rFonts w:hint="default"/>
      </w:rPr>
    </w:lvl>
    <w:lvl w:ilvl="7">
      <w:start w:val="1"/>
      <w:numFmt w:val="decimal"/>
      <w:isLgl/>
      <w:lvlText w:val="%1.%2.%3.%4.%5.%6.%7.%8"/>
      <w:lvlJc w:val="left"/>
      <w:pPr>
        <w:ind w:left="3018" w:hanging="1440"/>
      </w:pPr>
      <w:rPr>
        <w:rFonts w:hint="default"/>
      </w:rPr>
    </w:lvl>
    <w:lvl w:ilvl="8">
      <w:start w:val="1"/>
      <w:numFmt w:val="decimal"/>
      <w:isLgl/>
      <w:lvlText w:val="%1.%2.%3.%4.%5.%6.%7.%8.%9"/>
      <w:lvlJc w:val="left"/>
      <w:pPr>
        <w:ind w:left="3552" w:hanging="1800"/>
      </w:pPr>
      <w:rPr>
        <w:rFonts w:hint="default"/>
      </w:rPr>
    </w:lvl>
  </w:abstractNum>
  <w:abstractNum w:abstractNumId="39" w15:restartNumberingAfterBreak="0">
    <w:nsid w:val="64DE73CD"/>
    <w:multiLevelType w:val="multilevel"/>
    <w:tmpl w:val="4266B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C943B65"/>
    <w:multiLevelType w:val="multilevel"/>
    <w:tmpl w:val="9C920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1E57BA"/>
    <w:multiLevelType w:val="multilevel"/>
    <w:tmpl w:val="4748E22E"/>
    <w:lvl w:ilvl="0">
      <w:start w:val="6"/>
      <w:numFmt w:val="decimal"/>
      <w:lvlText w:val="%1."/>
      <w:lvlJc w:val="left"/>
      <w:pPr>
        <w:ind w:left="720" w:hanging="360"/>
      </w:pPr>
      <w:rPr>
        <w:rFonts w:hint="default"/>
      </w:rPr>
    </w:lvl>
    <w:lvl w:ilvl="1">
      <w:start w:val="1"/>
      <w:numFmt w:val="decimal"/>
      <w:isLgl/>
      <w:lvlText w:val="%1.%2"/>
      <w:lvlJc w:val="left"/>
      <w:pPr>
        <w:ind w:left="1038" w:hanging="504"/>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602" w:hanging="720"/>
      </w:pPr>
      <w:rPr>
        <w:rFonts w:hint="default"/>
      </w:rPr>
    </w:lvl>
    <w:lvl w:ilvl="4">
      <w:start w:val="1"/>
      <w:numFmt w:val="decimal"/>
      <w:isLgl/>
      <w:lvlText w:val="%1.%2.%3.%4.%5"/>
      <w:lvlJc w:val="left"/>
      <w:pPr>
        <w:ind w:left="2136" w:hanging="1080"/>
      </w:pPr>
      <w:rPr>
        <w:rFonts w:hint="default"/>
      </w:rPr>
    </w:lvl>
    <w:lvl w:ilvl="5">
      <w:start w:val="1"/>
      <w:numFmt w:val="decimal"/>
      <w:isLgl/>
      <w:lvlText w:val="%1.%2.%3.%4.%5.%6"/>
      <w:lvlJc w:val="left"/>
      <w:pPr>
        <w:ind w:left="2310" w:hanging="1080"/>
      </w:pPr>
      <w:rPr>
        <w:rFonts w:hint="default"/>
      </w:rPr>
    </w:lvl>
    <w:lvl w:ilvl="6">
      <w:start w:val="1"/>
      <w:numFmt w:val="decimal"/>
      <w:isLgl/>
      <w:lvlText w:val="%1.%2.%3.%4.%5.%6.%7"/>
      <w:lvlJc w:val="left"/>
      <w:pPr>
        <w:ind w:left="2844" w:hanging="1440"/>
      </w:pPr>
      <w:rPr>
        <w:rFonts w:hint="default"/>
      </w:rPr>
    </w:lvl>
    <w:lvl w:ilvl="7">
      <w:start w:val="1"/>
      <w:numFmt w:val="decimal"/>
      <w:isLgl/>
      <w:lvlText w:val="%1.%2.%3.%4.%5.%6.%7.%8"/>
      <w:lvlJc w:val="left"/>
      <w:pPr>
        <w:ind w:left="3018" w:hanging="1440"/>
      </w:pPr>
      <w:rPr>
        <w:rFonts w:hint="default"/>
      </w:rPr>
    </w:lvl>
    <w:lvl w:ilvl="8">
      <w:start w:val="1"/>
      <w:numFmt w:val="decimal"/>
      <w:isLgl/>
      <w:lvlText w:val="%1.%2.%3.%4.%5.%6.%7.%8.%9"/>
      <w:lvlJc w:val="left"/>
      <w:pPr>
        <w:ind w:left="3552" w:hanging="1800"/>
      </w:pPr>
      <w:rPr>
        <w:rFonts w:hint="default"/>
      </w:rPr>
    </w:lvl>
  </w:abstractNum>
  <w:abstractNum w:abstractNumId="42" w15:restartNumberingAfterBreak="0">
    <w:nsid w:val="7086F94B"/>
    <w:multiLevelType w:val="hybridMultilevel"/>
    <w:tmpl w:val="BC36EAA2"/>
    <w:lvl w:ilvl="0" w:tplc="E7E2550A">
      <w:start w:val="1"/>
      <w:numFmt w:val="bullet"/>
      <w:lvlText w:val=""/>
      <w:lvlJc w:val="left"/>
      <w:pPr>
        <w:ind w:left="720" w:hanging="360"/>
      </w:pPr>
      <w:rPr>
        <w:rFonts w:ascii="Symbol" w:hAnsi="Symbol" w:hint="default"/>
      </w:rPr>
    </w:lvl>
    <w:lvl w:ilvl="1" w:tplc="BA5CCEFA">
      <w:start w:val="1"/>
      <w:numFmt w:val="bullet"/>
      <w:lvlText w:val="o"/>
      <w:lvlJc w:val="left"/>
      <w:pPr>
        <w:ind w:left="1440" w:hanging="360"/>
      </w:pPr>
      <w:rPr>
        <w:rFonts w:ascii="Courier New" w:hAnsi="Courier New" w:hint="default"/>
      </w:rPr>
    </w:lvl>
    <w:lvl w:ilvl="2" w:tplc="04B4D486">
      <w:start w:val="1"/>
      <w:numFmt w:val="bullet"/>
      <w:lvlText w:val=""/>
      <w:lvlJc w:val="left"/>
      <w:pPr>
        <w:ind w:left="2160" w:hanging="360"/>
      </w:pPr>
      <w:rPr>
        <w:rFonts w:ascii="Wingdings" w:hAnsi="Wingdings" w:hint="default"/>
      </w:rPr>
    </w:lvl>
    <w:lvl w:ilvl="3" w:tplc="9D7630D0">
      <w:start w:val="1"/>
      <w:numFmt w:val="bullet"/>
      <w:lvlText w:val=""/>
      <w:lvlJc w:val="left"/>
      <w:pPr>
        <w:ind w:left="2880" w:hanging="360"/>
      </w:pPr>
      <w:rPr>
        <w:rFonts w:ascii="Symbol" w:hAnsi="Symbol" w:hint="default"/>
      </w:rPr>
    </w:lvl>
    <w:lvl w:ilvl="4" w:tplc="E104F812">
      <w:start w:val="1"/>
      <w:numFmt w:val="bullet"/>
      <w:lvlText w:val="o"/>
      <w:lvlJc w:val="left"/>
      <w:pPr>
        <w:ind w:left="3600" w:hanging="360"/>
      </w:pPr>
      <w:rPr>
        <w:rFonts w:ascii="Courier New" w:hAnsi="Courier New" w:hint="default"/>
      </w:rPr>
    </w:lvl>
    <w:lvl w:ilvl="5" w:tplc="4C76E19E">
      <w:start w:val="1"/>
      <w:numFmt w:val="bullet"/>
      <w:lvlText w:val=""/>
      <w:lvlJc w:val="left"/>
      <w:pPr>
        <w:ind w:left="4320" w:hanging="360"/>
      </w:pPr>
      <w:rPr>
        <w:rFonts w:ascii="Wingdings" w:hAnsi="Wingdings" w:hint="default"/>
      </w:rPr>
    </w:lvl>
    <w:lvl w:ilvl="6" w:tplc="1F6AA600">
      <w:start w:val="1"/>
      <w:numFmt w:val="bullet"/>
      <w:lvlText w:val=""/>
      <w:lvlJc w:val="left"/>
      <w:pPr>
        <w:ind w:left="5040" w:hanging="360"/>
      </w:pPr>
      <w:rPr>
        <w:rFonts w:ascii="Symbol" w:hAnsi="Symbol" w:hint="default"/>
      </w:rPr>
    </w:lvl>
    <w:lvl w:ilvl="7" w:tplc="E59AED82">
      <w:start w:val="1"/>
      <w:numFmt w:val="bullet"/>
      <w:lvlText w:val="o"/>
      <w:lvlJc w:val="left"/>
      <w:pPr>
        <w:ind w:left="5760" w:hanging="360"/>
      </w:pPr>
      <w:rPr>
        <w:rFonts w:ascii="Courier New" w:hAnsi="Courier New" w:hint="default"/>
      </w:rPr>
    </w:lvl>
    <w:lvl w:ilvl="8" w:tplc="2990E24C">
      <w:start w:val="1"/>
      <w:numFmt w:val="bullet"/>
      <w:lvlText w:val=""/>
      <w:lvlJc w:val="left"/>
      <w:pPr>
        <w:ind w:left="6480" w:hanging="360"/>
      </w:pPr>
      <w:rPr>
        <w:rFonts w:ascii="Wingdings" w:hAnsi="Wingdings" w:hint="default"/>
      </w:rPr>
    </w:lvl>
  </w:abstractNum>
  <w:abstractNum w:abstractNumId="43" w15:restartNumberingAfterBreak="0">
    <w:nsid w:val="70A00589"/>
    <w:multiLevelType w:val="hybridMultilevel"/>
    <w:tmpl w:val="0C0EB70A"/>
    <w:lvl w:ilvl="0" w:tplc="AAB6AC5E">
      <w:numFmt w:val="bullet"/>
      <w:lvlText w:val="-"/>
      <w:lvlJc w:val="left"/>
      <w:pPr>
        <w:ind w:left="1080" w:hanging="360"/>
      </w:pPr>
      <w:rPr>
        <w:rFonts w:ascii="Calibri" w:eastAsia="Times New Roman" w:hAnsi="Calibri" w:cs="Calibri"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44" w15:restartNumberingAfterBreak="0">
    <w:nsid w:val="70C206EB"/>
    <w:multiLevelType w:val="hybridMultilevel"/>
    <w:tmpl w:val="33048D3C"/>
    <w:lvl w:ilvl="0" w:tplc="BCBE5738">
      <w:start w:val="1"/>
      <w:numFmt w:val="decimal"/>
      <w:lvlText w:val="%1."/>
      <w:lvlJc w:val="left"/>
      <w:pPr>
        <w:ind w:left="885" w:hanging="353"/>
      </w:pPr>
      <w:rPr>
        <w:rFonts w:hint="default"/>
        <w:spacing w:val="-1"/>
        <w:w w:val="103"/>
        <w:lang w:val="es-ES" w:eastAsia="en-US" w:bidi="ar-SA"/>
      </w:rPr>
    </w:lvl>
    <w:lvl w:ilvl="1" w:tplc="64EE7898">
      <w:numFmt w:val="bullet"/>
      <w:lvlText w:val="•"/>
      <w:lvlJc w:val="left"/>
      <w:pPr>
        <w:ind w:left="1854" w:hanging="353"/>
      </w:pPr>
      <w:rPr>
        <w:rFonts w:hint="default"/>
        <w:lang w:val="es-ES" w:eastAsia="en-US" w:bidi="ar-SA"/>
      </w:rPr>
    </w:lvl>
    <w:lvl w:ilvl="2" w:tplc="E0B87B5E">
      <w:numFmt w:val="bullet"/>
      <w:lvlText w:val="•"/>
      <w:lvlJc w:val="left"/>
      <w:pPr>
        <w:ind w:left="2828" w:hanging="353"/>
      </w:pPr>
      <w:rPr>
        <w:rFonts w:hint="default"/>
        <w:lang w:val="es-ES" w:eastAsia="en-US" w:bidi="ar-SA"/>
      </w:rPr>
    </w:lvl>
    <w:lvl w:ilvl="3" w:tplc="68CA7ECA">
      <w:numFmt w:val="bullet"/>
      <w:lvlText w:val="•"/>
      <w:lvlJc w:val="left"/>
      <w:pPr>
        <w:ind w:left="3802" w:hanging="353"/>
      </w:pPr>
      <w:rPr>
        <w:rFonts w:hint="default"/>
        <w:lang w:val="es-ES" w:eastAsia="en-US" w:bidi="ar-SA"/>
      </w:rPr>
    </w:lvl>
    <w:lvl w:ilvl="4" w:tplc="95BE34C6">
      <w:numFmt w:val="bullet"/>
      <w:lvlText w:val="•"/>
      <w:lvlJc w:val="left"/>
      <w:pPr>
        <w:ind w:left="4776" w:hanging="353"/>
      </w:pPr>
      <w:rPr>
        <w:rFonts w:hint="default"/>
        <w:lang w:val="es-ES" w:eastAsia="en-US" w:bidi="ar-SA"/>
      </w:rPr>
    </w:lvl>
    <w:lvl w:ilvl="5" w:tplc="D86089FE">
      <w:numFmt w:val="bullet"/>
      <w:lvlText w:val="•"/>
      <w:lvlJc w:val="left"/>
      <w:pPr>
        <w:ind w:left="5750" w:hanging="353"/>
      </w:pPr>
      <w:rPr>
        <w:rFonts w:hint="default"/>
        <w:lang w:val="es-ES" w:eastAsia="en-US" w:bidi="ar-SA"/>
      </w:rPr>
    </w:lvl>
    <w:lvl w:ilvl="6" w:tplc="452E66EE">
      <w:numFmt w:val="bullet"/>
      <w:lvlText w:val="•"/>
      <w:lvlJc w:val="left"/>
      <w:pPr>
        <w:ind w:left="6724" w:hanging="353"/>
      </w:pPr>
      <w:rPr>
        <w:rFonts w:hint="default"/>
        <w:lang w:val="es-ES" w:eastAsia="en-US" w:bidi="ar-SA"/>
      </w:rPr>
    </w:lvl>
    <w:lvl w:ilvl="7" w:tplc="1FF09838">
      <w:numFmt w:val="bullet"/>
      <w:lvlText w:val="•"/>
      <w:lvlJc w:val="left"/>
      <w:pPr>
        <w:ind w:left="7698" w:hanging="353"/>
      </w:pPr>
      <w:rPr>
        <w:rFonts w:hint="default"/>
        <w:lang w:val="es-ES" w:eastAsia="en-US" w:bidi="ar-SA"/>
      </w:rPr>
    </w:lvl>
    <w:lvl w:ilvl="8" w:tplc="2C86656C">
      <w:numFmt w:val="bullet"/>
      <w:lvlText w:val="•"/>
      <w:lvlJc w:val="left"/>
      <w:pPr>
        <w:ind w:left="8672" w:hanging="353"/>
      </w:pPr>
      <w:rPr>
        <w:rFonts w:hint="default"/>
        <w:lang w:val="es-ES" w:eastAsia="en-US" w:bidi="ar-SA"/>
      </w:rPr>
    </w:lvl>
  </w:abstractNum>
  <w:abstractNum w:abstractNumId="45" w15:restartNumberingAfterBreak="0">
    <w:nsid w:val="73CD1FD9"/>
    <w:multiLevelType w:val="hybridMultilevel"/>
    <w:tmpl w:val="A70608A4"/>
    <w:lvl w:ilvl="0" w:tplc="BC58F10E">
      <w:start w:val="1"/>
      <w:numFmt w:val="upperLetter"/>
      <w:lvlText w:val="%1)"/>
      <w:lvlJc w:val="left"/>
      <w:pPr>
        <w:ind w:left="720" w:hanging="360"/>
      </w:pPr>
    </w:lvl>
    <w:lvl w:ilvl="1" w:tplc="4C5E3434">
      <w:start w:val="1"/>
      <w:numFmt w:val="lowerLetter"/>
      <w:lvlText w:val="%2."/>
      <w:lvlJc w:val="left"/>
      <w:pPr>
        <w:ind w:left="1440" w:hanging="360"/>
      </w:pPr>
    </w:lvl>
    <w:lvl w:ilvl="2" w:tplc="FEE65F54">
      <w:start w:val="1"/>
      <w:numFmt w:val="lowerRoman"/>
      <w:lvlText w:val="%3."/>
      <w:lvlJc w:val="right"/>
      <w:pPr>
        <w:ind w:left="2160" w:hanging="180"/>
      </w:pPr>
    </w:lvl>
    <w:lvl w:ilvl="3" w:tplc="95D44B64">
      <w:start w:val="1"/>
      <w:numFmt w:val="decimal"/>
      <w:lvlText w:val="%4."/>
      <w:lvlJc w:val="left"/>
      <w:pPr>
        <w:ind w:left="2880" w:hanging="360"/>
      </w:pPr>
    </w:lvl>
    <w:lvl w:ilvl="4" w:tplc="AD38F1A6">
      <w:start w:val="1"/>
      <w:numFmt w:val="lowerLetter"/>
      <w:lvlText w:val="%5."/>
      <w:lvlJc w:val="left"/>
      <w:pPr>
        <w:ind w:left="3600" w:hanging="360"/>
      </w:pPr>
    </w:lvl>
    <w:lvl w:ilvl="5" w:tplc="01E401C0">
      <w:start w:val="1"/>
      <w:numFmt w:val="lowerRoman"/>
      <w:lvlText w:val="%6."/>
      <w:lvlJc w:val="right"/>
      <w:pPr>
        <w:ind w:left="4320" w:hanging="180"/>
      </w:pPr>
    </w:lvl>
    <w:lvl w:ilvl="6" w:tplc="645ED8E4">
      <w:start w:val="1"/>
      <w:numFmt w:val="decimal"/>
      <w:lvlText w:val="%7."/>
      <w:lvlJc w:val="left"/>
      <w:pPr>
        <w:ind w:left="5040" w:hanging="360"/>
      </w:pPr>
    </w:lvl>
    <w:lvl w:ilvl="7" w:tplc="56DA6ED4">
      <w:start w:val="1"/>
      <w:numFmt w:val="lowerLetter"/>
      <w:lvlText w:val="%8."/>
      <w:lvlJc w:val="left"/>
      <w:pPr>
        <w:ind w:left="5760" w:hanging="360"/>
      </w:pPr>
    </w:lvl>
    <w:lvl w:ilvl="8" w:tplc="2E0AADB6">
      <w:start w:val="1"/>
      <w:numFmt w:val="lowerRoman"/>
      <w:lvlText w:val="%9."/>
      <w:lvlJc w:val="right"/>
      <w:pPr>
        <w:ind w:left="6480" w:hanging="180"/>
      </w:pPr>
    </w:lvl>
  </w:abstractNum>
  <w:abstractNum w:abstractNumId="46" w15:restartNumberingAfterBreak="0">
    <w:nsid w:val="74807F58"/>
    <w:multiLevelType w:val="hybridMultilevel"/>
    <w:tmpl w:val="47F88A62"/>
    <w:lvl w:ilvl="0" w:tplc="32AEB5FC">
      <w:start w:val="1"/>
      <w:numFmt w:val="bullet"/>
      <w:lvlText w:val=""/>
      <w:lvlJc w:val="left"/>
      <w:pPr>
        <w:ind w:left="720" w:hanging="360"/>
      </w:pPr>
      <w:rPr>
        <w:rFonts w:ascii="Symbol" w:hAnsi="Symbol" w:hint="default"/>
      </w:rPr>
    </w:lvl>
    <w:lvl w:ilvl="1" w:tplc="F7144578">
      <w:start w:val="1"/>
      <w:numFmt w:val="bullet"/>
      <w:lvlText w:val="o"/>
      <w:lvlJc w:val="left"/>
      <w:pPr>
        <w:ind w:left="1440" w:hanging="360"/>
      </w:pPr>
      <w:rPr>
        <w:rFonts w:ascii="Courier New" w:hAnsi="Courier New" w:hint="default"/>
      </w:rPr>
    </w:lvl>
    <w:lvl w:ilvl="2" w:tplc="A28EC622">
      <w:start w:val="1"/>
      <w:numFmt w:val="bullet"/>
      <w:lvlText w:val=""/>
      <w:lvlJc w:val="left"/>
      <w:pPr>
        <w:ind w:left="2160" w:hanging="360"/>
      </w:pPr>
      <w:rPr>
        <w:rFonts w:ascii="Wingdings" w:hAnsi="Wingdings" w:hint="default"/>
      </w:rPr>
    </w:lvl>
    <w:lvl w:ilvl="3" w:tplc="82B4B71A">
      <w:start w:val="1"/>
      <w:numFmt w:val="bullet"/>
      <w:lvlText w:val=""/>
      <w:lvlJc w:val="left"/>
      <w:pPr>
        <w:ind w:left="2880" w:hanging="360"/>
      </w:pPr>
      <w:rPr>
        <w:rFonts w:ascii="Symbol" w:hAnsi="Symbol" w:hint="default"/>
      </w:rPr>
    </w:lvl>
    <w:lvl w:ilvl="4" w:tplc="F3E8BC22">
      <w:start w:val="1"/>
      <w:numFmt w:val="bullet"/>
      <w:lvlText w:val="o"/>
      <w:lvlJc w:val="left"/>
      <w:pPr>
        <w:ind w:left="3600" w:hanging="360"/>
      </w:pPr>
      <w:rPr>
        <w:rFonts w:ascii="Courier New" w:hAnsi="Courier New" w:hint="default"/>
      </w:rPr>
    </w:lvl>
    <w:lvl w:ilvl="5" w:tplc="0A441318">
      <w:start w:val="1"/>
      <w:numFmt w:val="bullet"/>
      <w:lvlText w:val=""/>
      <w:lvlJc w:val="left"/>
      <w:pPr>
        <w:ind w:left="4320" w:hanging="360"/>
      </w:pPr>
      <w:rPr>
        <w:rFonts w:ascii="Wingdings" w:hAnsi="Wingdings" w:hint="default"/>
      </w:rPr>
    </w:lvl>
    <w:lvl w:ilvl="6" w:tplc="FDA6716A">
      <w:start w:val="1"/>
      <w:numFmt w:val="bullet"/>
      <w:lvlText w:val=""/>
      <w:lvlJc w:val="left"/>
      <w:pPr>
        <w:ind w:left="5040" w:hanging="360"/>
      </w:pPr>
      <w:rPr>
        <w:rFonts w:ascii="Symbol" w:hAnsi="Symbol" w:hint="default"/>
      </w:rPr>
    </w:lvl>
    <w:lvl w:ilvl="7" w:tplc="721C10F8">
      <w:start w:val="1"/>
      <w:numFmt w:val="bullet"/>
      <w:lvlText w:val="o"/>
      <w:lvlJc w:val="left"/>
      <w:pPr>
        <w:ind w:left="5760" w:hanging="360"/>
      </w:pPr>
      <w:rPr>
        <w:rFonts w:ascii="Courier New" w:hAnsi="Courier New" w:hint="default"/>
      </w:rPr>
    </w:lvl>
    <w:lvl w:ilvl="8" w:tplc="6A363502">
      <w:start w:val="1"/>
      <w:numFmt w:val="bullet"/>
      <w:lvlText w:val=""/>
      <w:lvlJc w:val="left"/>
      <w:pPr>
        <w:ind w:left="6480" w:hanging="360"/>
      </w:pPr>
      <w:rPr>
        <w:rFonts w:ascii="Wingdings" w:hAnsi="Wingdings" w:hint="default"/>
      </w:rPr>
    </w:lvl>
  </w:abstractNum>
  <w:abstractNum w:abstractNumId="47" w15:restartNumberingAfterBreak="0">
    <w:nsid w:val="7B083DBC"/>
    <w:multiLevelType w:val="multilevel"/>
    <w:tmpl w:val="11068940"/>
    <w:lvl w:ilvl="0">
      <w:start w:val="3"/>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8" w15:restartNumberingAfterBreak="0">
    <w:nsid w:val="7F33B515"/>
    <w:multiLevelType w:val="hybridMultilevel"/>
    <w:tmpl w:val="4CDE3D90"/>
    <w:lvl w:ilvl="0" w:tplc="4E1E2DBA">
      <w:start w:val="1"/>
      <w:numFmt w:val="bullet"/>
      <w:lvlText w:val=""/>
      <w:lvlJc w:val="left"/>
      <w:pPr>
        <w:ind w:left="720" w:hanging="360"/>
      </w:pPr>
      <w:rPr>
        <w:rFonts w:ascii="Symbol" w:hAnsi="Symbol" w:hint="default"/>
      </w:rPr>
    </w:lvl>
    <w:lvl w:ilvl="1" w:tplc="AA32F0FA">
      <w:start w:val="1"/>
      <w:numFmt w:val="bullet"/>
      <w:lvlText w:val="o"/>
      <w:lvlJc w:val="left"/>
      <w:pPr>
        <w:ind w:left="1440" w:hanging="360"/>
      </w:pPr>
      <w:rPr>
        <w:rFonts w:ascii="Courier New" w:hAnsi="Courier New" w:hint="default"/>
      </w:rPr>
    </w:lvl>
    <w:lvl w:ilvl="2" w:tplc="292E3E40">
      <w:start w:val="1"/>
      <w:numFmt w:val="bullet"/>
      <w:lvlText w:val=""/>
      <w:lvlJc w:val="left"/>
      <w:pPr>
        <w:ind w:left="2160" w:hanging="360"/>
      </w:pPr>
      <w:rPr>
        <w:rFonts w:ascii="Wingdings" w:hAnsi="Wingdings" w:hint="default"/>
      </w:rPr>
    </w:lvl>
    <w:lvl w:ilvl="3" w:tplc="A176D14A">
      <w:start w:val="1"/>
      <w:numFmt w:val="bullet"/>
      <w:lvlText w:val=""/>
      <w:lvlJc w:val="left"/>
      <w:pPr>
        <w:ind w:left="2880" w:hanging="360"/>
      </w:pPr>
      <w:rPr>
        <w:rFonts w:ascii="Symbol" w:hAnsi="Symbol" w:hint="default"/>
      </w:rPr>
    </w:lvl>
    <w:lvl w:ilvl="4" w:tplc="855A3A46">
      <w:start w:val="1"/>
      <w:numFmt w:val="bullet"/>
      <w:lvlText w:val="o"/>
      <w:lvlJc w:val="left"/>
      <w:pPr>
        <w:ind w:left="3600" w:hanging="360"/>
      </w:pPr>
      <w:rPr>
        <w:rFonts w:ascii="Courier New" w:hAnsi="Courier New" w:hint="default"/>
      </w:rPr>
    </w:lvl>
    <w:lvl w:ilvl="5" w:tplc="05A25236">
      <w:start w:val="1"/>
      <w:numFmt w:val="bullet"/>
      <w:lvlText w:val=""/>
      <w:lvlJc w:val="left"/>
      <w:pPr>
        <w:ind w:left="4320" w:hanging="360"/>
      </w:pPr>
      <w:rPr>
        <w:rFonts w:ascii="Wingdings" w:hAnsi="Wingdings" w:hint="default"/>
      </w:rPr>
    </w:lvl>
    <w:lvl w:ilvl="6" w:tplc="45C88580">
      <w:start w:val="1"/>
      <w:numFmt w:val="bullet"/>
      <w:lvlText w:val=""/>
      <w:lvlJc w:val="left"/>
      <w:pPr>
        <w:ind w:left="5040" w:hanging="360"/>
      </w:pPr>
      <w:rPr>
        <w:rFonts w:ascii="Symbol" w:hAnsi="Symbol" w:hint="default"/>
      </w:rPr>
    </w:lvl>
    <w:lvl w:ilvl="7" w:tplc="1898F2BE">
      <w:start w:val="1"/>
      <w:numFmt w:val="bullet"/>
      <w:lvlText w:val="o"/>
      <w:lvlJc w:val="left"/>
      <w:pPr>
        <w:ind w:left="5760" w:hanging="360"/>
      </w:pPr>
      <w:rPr>
        <w:rFonts w:ascii="Courier New" w:hAnsi="Courier New" w:hint="default"/>
      </w:rPr>
    </w:lvl>
    <w:lvl w:ilvl="8" w:tplc="174864D2">
      <w:start w:val="1"/>
      <w:numFmt w:val="bullet"/>
      <w:lvlText w:val=""/>
      <w:lvlJc w:val="left"/>
      <w:pPr>
        <w:ind w:left="6480" w:hanging="360"/>
      </w:pPr>
      <w:rPr>
        <w:rFonts w:ascii="Wingdings" w:hAnsi="Wingdings" w:hint="default"/>
      </w:rPr>
    </w:lvl>
  </w:abstractNum>
  <w:num w:numId="1" w16cid:durableId="1130246672">
    <w:abstractNumId w:val="42"/>
  </w:num>
  <w:num w:numId="2" w16cid:durableId="8719851">
    <w:abstractNumId w:val="37"/>
  </w:num>
  <w:num w:numId="3" w16cid:durableId="445391923">
    <w:abstractNumId w:val="8"/>
  </w:num>
  <w:num w:numId="4" w16cid:durableId="1401829286">
    <w:abstractNumId w:val="46"/>
  </w:num>
  <w:num w:numId="5" w16cid:durableId="2095517356">
    <w:abstractNumId w:val="30"/>
  </w:num>
  <w:num w:numId="6" w16cid:durableId="1054235969">
    <w:abstractNumId w:val="14"/>
  </w:num>
  <w:num w:numId="7" w16cid:durableId="719328886">
    <w:abstractNumId w:val="3"/>
  </w:num>
  <w:num w:numId="8" w16cid:durableId="585699244">
    <w:abstractNumId w:val="27"/>
  </w:num>
  <w:num w:numId="9" w16cid:durableId="2129278802">
    <w:abstractNumId w:val="20"/>
  </w:num>
  <w:num w:numId="10" w16cid:durableId="849872863">
    <w:abstractNumId w:val="10"/>
  </w:num>
  <w:num w:numId="11" w16cid:durableId="1277341">
    <w:abstractNumId w:val="17"/>
  </w:num>
  <w:num w:numId="12" w16cid:durableId="1573126863">
    <w:abstractNumId w:val="33"/>
  </w:num>
  <w:num w:numId="13" w16cid:durableId="1578589313">
    <w:abstractNumId w:val="11"/>
  </w:num>
  <w:num w:numId="14" w16cid:durableId="1630892797">
    <w:abstractNumId w:val="24"/>
  </w:num>
  <w:num w:numId="15" w16cid:durableId="301735367">
    <w:abstractNumId w:val="36"/>
  </w:num>
  <w:num w:numId="16" w16cid:durableId="360133032">
    <w:abstractNumId w:val="18"/>
  </w:num>
  <w:num w:numId="17" w16cid:durableId="1508785391">
    <w:abstractNumId w:val="28"/>
  </w:num>
  <w:num w:numId="18" w16cid:durableId="229462578">
    <w:abstractNumId w:val="29"/>
  </w:num>
  <w:num w:numId="19" w16cid:durableId="723220054">
    <w:abstractNumId w:val="31"/>
  </w:num>
  <w:num w:numId="20" w16cid:durableId="290328505">
    <w:abstractNumId w:val="4"/>
  </w:num>
  <w:num w:numId="21" w16cid:durableId="1397170626">
    <w:abstractNumId w:val="23"/>
  </w:num>
  <w:num w:numId="22" w16cid:durableId="640886070">
    <w:abstractNumId w:val="6"/>
  </w:num>
  <w:num w:numId="23" w16cid:durableId="1879197855">
    <w:abstractNumId w:val="35"/>
  </w:num>
  <w:num w:numId="24" w16cid:durableId="411513451">
    <w:abstractNumId w:val="15"/>
  </w:num>
  <w:num w:numId="25" w16cid:durableId="751706783">
    <w:abstractNumId w:val="44"/>
  </w:num>
  <w:num w:numId="26" w16cid:durableId="719280714">
    <w:abstractNumId w:val="40"/>
  </w:num>
  <w:num w:numId="27" w16cid:durableId="1989356194">
    <w:abstractNumId w:val="38"/>
  </w:num>
  <w:num w:numId="28" w16cid:durableId="322856600">
    <w:abstractNumId w:val="1"/>
  </w:num>
  <w:num w:numId="29" w16cid:durableId="1996453330">
    <w:abstractNumId w:val="32"/>
  </w:num>
  <w:num w:numId="30" w16cid:durableId="823156498">
    <w:abstractNumId w:val="16"/>
  </w:num>
  <w:num w:numId="31" w16cid:durableId="1323700705">
    <w:abstractNumId w:val="21"/>
  </w:num>
  <w:num w:numId="32" w16cid:durableId="1593516152">
    <w:abstractNumId w:val="25"/>
  </w:num>
  <w:num w:numId="33" w16cid:durableId="458383604">
    <w:abstractNumId w:val="2"/>
  </w:num>
  <w:num w:numId="34" w16cid:durableId="1309017535">
    <w:abstractNumId w:val="39"/>
  </w:num>
  <w:num w:numId="35" w16cid:durableId="686639406">
    <w:abstractNumId w:val="47"/>
  </w:num>
  <w:num w:numId="36" w16cid:durableId="963733879">
    <w:abstractNumId w:val="43"/>
  </w:num>
  <w:num w:numId="37" w16cid:durableId="954403956">
    <w:abstractNumId w:val="7"/>
  </w:num>
  <w:num w:numId="38" w16cid:durableId="442261586">
    <w:abstractNumId w:val="0"/>
  </w:num>
  <w:num w:numId="39" w16cid:durableId="361782528">
    <w:abstractNumId w:val="19"/>
  </w:num>
  <w:num w:numId="40" w16cid:durableId="880215916">
    <w:abstractNumId w:val="34"/>
  </w:num>
  <w:num w:numId="41" w16cid:durableId="1639141500">
    <w:abstractNumId w:val="48"/>
  </w:num>
  <w:num w:numId="42" w16cid:durableId="1546600385">
    <w:abstractNumId w:val="5"/>
  </w:num>
  <w:num w:numId="43" w16cid:durableId="768088299">
    <w:abstractNumId w:val="26"/>
  </w:num>
  <w:num w:numId="44" w16cid:durableId="598411911">
    <w:abstractNumId w:val="9"/>
  </w:num>
  <w:num w:numId="45" w16cid:durableId="72437973">
    <w:abstractNumId w:val="13"/>
  </w:num>
  <w:num w:numId="46" w16cid:durableId="1832787967">
    <w:abstractNumId w:val="22"/>
  </w:num>
  <w:num w:numId="47" w16cid:durableId="560940423">
    <w:abstractNumId w:val="45"/>
  </w:num>
  <w:num w:numId="48" w16cid:durableId="1679425944">
    <w:abstractNumId w:val="12"/>
  </w:num>
  <w:num w:numId="49" w16cid:durableId="812254961">
    <w:abstractNumId w:val="41"/>
  </w:num>
  <w:numIdMacAtCleanup w:val="4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athaly Diaz Celis">
    <w15:presenceInfo w15:providerId="AD" w15:userId="S::nathaly.diaz@fosis.gob.cl::b0074693-5b22-4fc0-9818-0368728ac77e"/>
  </w15:person>
  <w15:person w15:author="Nicolás Avilés Vargas">
    <w15:presenceInfo w15:providerId="AD" w15:userId="S::nicolas.aviles@fosis.gob.cl::04d0360e-87fa-45b9-856a-3fd4b6c1a208"/>
  </w15:person>
  <w15:person w15:author="Valentina Navarro Peralta">
    <w15:presenceInfo w15:providerId="AD" w15:userId="S::vnavarro@fosis.gob.cl::0e4e58e8-1112-4111-871f-2b669f83e7b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5FD"/>
    <w:rsid w:val="000008B4"/>
    <w:rsid w:val="00001EFC"/>
    <w:rsid w:val="0000296B"/>
    <w:rsid w:val="00003680"/>
    <w:rsid w:val="00003724"/>
    <w:rsid w:val="00004FB0"/>
    <w:rsid w:val="00005134"/>
    <w:rsid w:val="000068EB"/>
    <w:rsid w:val="00010379"/>
    <w:rsid w:val="000105C3"/>
    <w:rsid w:val="000123BA"/>
    <w:rsid w:val="00016E92"/>
    <w:rsid w:val="00017589"/>
    <w:rsid w:val="0002018D"/>
    <w:rsid w:val="0002084E"/>
    <w:rsid w:val="00020DD9"/>
    <w:rsid w:val="00021238"/>
    <w:rsid w:val="000214A3"/>
    <w:rsid w:val="0002271E"/>
    <w:rsid w:val="0002364C"/>
    <w:rsid w:val="0002446C"/>
    <w:rsid w:val="000254C7"/>
    <w:rsid w:val="0002726B"/>
    <w:rsid w:val="000278A9"/>
    <w:rsid w:val="000278DB"/>
    <w:rsid w:val="00027D67"/>
    <w:rsid w:val="00030825"/>
    <w:rsid w:val="0003217E"/>
    <w:rsid w:val="00032A6C"/>
    <w:rsid w:val="00033BDC"/>
    <w:rsid w:val="000341D0"/>
    <w:rsid w:val="000341DE"/>
    <w:rsid w:val="00035900"/>
    <w:rsid w:val="000360D9"/>
    <w:rsid w:val="000360EB"/>
    <w:rsid w:val="00036C18"/>
    <w:rsid w:val="00037E27"/>
    <w:rsid w:val="00040DE7"/>
    <w:rsid w:val="00042406"/>
    <w:rsid w:val="00042519"/>
    <w:rsid w:val="00042889"/>
    <w:rsid w:val="00042ACD"/>
    <w:rsid w:val="00043320"/>
    <w:rsid w:val="00043CBA"/>
    <w:rsid w:val="00045405"/>
    <w:rsid w:val="000458C2"/>
    <w:rsid w:val="000465A1"/>
    <w:rsid w:val="00046EF4"/>
    <w:rsid w:val="00047D90"/>
    <w:rsid w:val="000513A1"/>
    <w:rsid w:val="00051AE3"/>
    <w:rsid w:val="00051D2F"/>
    <w:rsid w:val="00052223"/>
    <w:rsid w:val="00052EAF"/>
    <w:rsid w:val="00052F5A"/>
    <w:rsid w:val="00056160"/>
    <w:rsid w:val="00057850"/>
    <w:rsid w:val="00057E44"/>
    <w:rsid w:val="00062B55"/>
    <w:rsid w:val="00064359"/>
    <w:rsid w:val="00064764"/>
    <w:rsid w:val="00065A08"/>
    <w:rsid w:val="000703BC"/>
    <w:rsid w:val="00070FD3"/>
    <w:rsid w:val="00071C15"/>
    <w:rsid w:val="0007213E"/>
    <w:rsid w:val="000726CA"/>
    <w:rsid w:val="00074024"/>
    <w:rsid w:val="0007567F"/>
    <w:rsid w:val="000757EC"/>
    <w:rsid w:val="0007676A"/>
    <w:rsid w:val="000769C4"/>
    <w:rsid w:val="00077305"/>
    <w:rsid w:val="00077347"/>
    <w:rsid w:val="000778DC"/>
    <w:rsid w:val="00077BC8"/>
    <w:rsid w:val="0008099C"/>
    <w:rsid w:val="00081829"/>
    <w:rsid w:val="000824E2"/>
    <w:rsid w:val="00083D37"/>
    <w:rsid w:val="00083F47"/>
    <w:rsid w:val="0008454D"/>
    <w:rsid w:val="00084D47"/>
    <w:rsid w:val="00084F98"/>
    <w:rsid w:val="000850EE"/>
    <w:rsid w:val="000855F0"/>
    <w:rsid w:val="0008582F"/>
    <w:rsid w:val="00085D38"/>
    <w:rsid w:val="00086478"/>
    <w:rsid w:val="00086D77"/>
    <w:rsid w:val="00087619"/>
    <w:rsid w:val="0008799E"/>
    <w:rsid w:val="00090754"/>
    <w:rsid w:val="00090EDA"/>
    <w:rsid w:val="00090FE2"/>
    <w:rsid w:val="0009178B"/>
    <w:rsid w:val="00092D4E"/>
    <w:rsid w:val="00094E28"/>
    <w:rsid w:val="00095744"/>
    <w:rsid w:val="00095A5A"/>
    <w:rsid w:val="000961B0"/>
    <w:rsid w:val="00096545"/>
    <w:rsid w:val="00096A96"/>
    <w:rsid w:val="00097BF4"/>
    <w:rsid w:val="00097BFE"/>
    <w:rsid w:val="000A0461"/>
    <w:rsid w:val="000A13A4"/>
    <w:rsid w:val="000A30FD"/>
    <w:rsid w:val="000A31AA"/>
    <w:rsid w:val="000A3204"/>
    <w:rsid w:val="000A329A"/>
    <w:rsid w:val="000A3491"/>
    <w:rsid w:val="000A3D44"/>
    <w:rsid w:val="000A3DAD"/>
    <w:rsid w:val="000A5761"/>
    <w:rsid w:val="000A68DA"/>
    <w:rsid w:val="000A6C09"/>
    <w:rsid w:val="000A7323"/>
    <w:rsid w:val="000B1710"/>
    <w:rsid w:val="000B1FE3"/>
    <w:rsid w:val="000B20E0"/>
    <w:rsid w:val="000B2354"/>
    <w:rsid w:val="000B2797"/>
    <w:rsid w:val="000B30B3"/>
    <w:rsid w:val="000B30C0"/>
    <w:rsid w:val="000B36F3"/>
    <w:rsid w:val="000B621E"/>
    <w:rsid w:val="000B6490"/>
    <w:rsid w:val="000B66F2"/>
    <w:rsid w:val="000B7423"/>
    <w:rsid w:val="000B755F"/>
    <w:rsid w:val="000C0CE7"/>
    <w:rsid w:val="000C11B2"/>
    <w:rsid w:val="000C1B70"/>
    <w:rsid w:val="000C2155"/>
    <w:rsid w:val="000C223D"/>
    <w:rsid w:val="000C27C6"/>
    <w:rsid w:val="000C3FE3"/>
    <w:rsid w:val="000C49E5"/>
    <w:rsid w:val="000C540D"/>
    <w:rsid w:val="000C548D"/>
    <w:rsid w:val="000C5E61"/>
    <w:rsid w:val="000D0A56"/>
    <w:rsid w:val="000D0DEA"/>
    <w:rsid w:val="000D2507"/>
    <w:rsid w:val="000D440B"/>
    <w:rsid w:val="000D462D"/>
    <w:rsid w:val="000D5976"/>
    <w:rsid w:val="000D6FB9"/>
    <w:rsid w:val="000E0822"/>
    <w:rsid w:val="000E1C6A"/>
    <w:rsid w:val="000E1CC3"/>
    <w:rsid w:val="000E1F3C"/>
    <w:rsid w:val="000E26A0"/>
    <w:rsid w:val="000E2C4C"/>
    <w:rsid w:val="000E3749"/>
    <w:rsid w:val="000E4125"/>
    <w:rsid w:val="000E4177"/>
    <w:rsid w:val="000E4CE6"/>
    <w:rsid w:val="000E52D6"/>
    <w:rsid w:val="000E5914"/>
    <w:rsid w:val="000F00AA"/>
    <w:rsid w:val="000F0D4A"/>
    <w:rsid w:val="000F1791"/>
    <w:rsid w:val="000F1C27"/>
    <w:rsid w:val="000F20EA"/>
    <w:rsid w:val="000F3DDA"/>
    <w:rsid w:val="000F3F19"/>
    <w:rsid w:val="000F49A7"/>
    <w:rsid w:val="000F4E62"/>
    <w:rsid w:val="000F5C05"/>
    <w:rsid w:val="000F74FF"/>
    <w:rsid w:val="000F7520"/>
    <w:rsid w:val="000F7D03"/>
    <w:rsid w:val="001002AE"/>
    <w:rsid w:val="001004B7"/>
    <w:rsid w:val="0010057E"/>
    <w:rsid w:val="00100D9A"/>
    <w:rsid w:val="00101724"/>
    <w:rsid w:val="00104AE5"/>
    <w:rsid w:val="00104F37"/>
    <w:rsid w:val="00105551"/>
    <w:rsid w:val="00105CAA"/>
    <w:rsid w:val="001061DF"/>
    <w:rsid w:val="00106617"/>
    <w:rsid w:val="001075A2"/>
    <w:rsid w:val="0010773F"/>
    <w:rsid w:val="00107D67"/>
    <w:rsid w:val="001101A3"/>
    <w:rsid w:val="0011035B"/>
    <w:rsid w:val="00111A5A"/>
    <w:rsid w:val="00112319"/>
    <w:rsid w:val="00112DC6"/>
    <w:rsid w:val="00114624"/>
    <w:rsid w:val="00115138"/>
    <w:rsid w:val="00115BBB"/>
    <w:rsid w:val="001168BD"/>
    <w:rsid w:val="00116BC9"/>
    <w:rsid w:val="0011728F"/>
    <w:rsid w:val="00120665"/>
    <w:rsid w:val="00120C4A"/>
    <w:rsid w:val="00121911"/>
    <w:rsid w:val="0012330C"/>
    <w:rsid w:val="001235A4"/>
    <w:rsid w:val="001248C8"/>
    <w:rsid w:val="00124C2D"/>
    <w:rsid w:val="001250CD"/>
    <w:rsid w:val="0012554B"/>
    <w:rsid w:val="0012634F"/>
    <w:rsid w:val="00126DA3"/>
    <w:rsid w:val="00126E39"/>
    <w:rsid w:val="00127121"/>
    <w:rsid w:val="00127344"/>
    <w:rsid w:val="00127DE7"/>
    <w:rsid w:val="00130623"/>
    <w:rsid w:val="00131548"/>
    <w:rsid w:val="00132678"/>
    <w:rsid w:val="00133A36"/>
    <w:rsid w:val="00133BE9"/>
    <w:rsid w:val="001342FC"/>
    <w:rsid w:val="001348BE"/>
    <w:rsid w:val="00134D4D"/>
    <w:rsid w:val="00135162"/>
    <w:rsid w:val="00135214"/>
    <w:rsid w:val="00135658"/>
    <w:rsid w:val="001369A0"/>
    <w:rsid w:val="0013767C"/>
    <w:rsid w:val="0014095B"/>
    <w:rsid w:val="00140BFC"/>
    <w:rsid w:val="00140EE2"/>
    <w:rsid w:val="00141A33"/>
    <w:rsid w:val="00141C44"/>
    <w:rsid w:val="00142421"/>
    <w:rsid w:val="00142B5A"/>
    <w:rsid w:val="0014314B"/>
    <w:rsid w:val="0014378D"/>
    <w:rsid w:val="001461B9"/>
    <w:rsid w:val="00146491"/>
    <w:rsid w:val="00147A88"/>
    <w:rsid w:val="00150F27"/>
    <w:rsid w:val="00151370"/>
    <w:rsid w:val="0015157E"/>
    <w:rsid w:val="00152F32"/>
    <w:rsid w:val="0015319B"/>
    <w:rsid w:val="00153A7F"/>
    <w:rsid w:val="00154F1F"/>
    <w:rsid w:val="00155300"/>
    <w:rsid w:val="001554DE"/>
    <w:rsid w:val="001571E4"/>
    <w:rsid w:val="00157678"/>
    <w:rsid w:val="0016000C"/>
    <w:rsid w:val="001605CC"/>
    <w:rsid w:val="00160926"/>
    <w:rsid w:val="00160E28"/>
    <w:rsid w:val="00160F26"/>
    <w:rsid w:val="00163501"/>
    <w:rsid w:val="00163CC6"/>
    <w:rsid w:val="00163EAF"/>
    <w:rsid w:val="00163EDC"/>
    <w:rsid w:val="0016441D"/>
    <w:rsid w:val="00165270"/>
    <w:rsid w:val="0016562E"/>
    <w:rsid w:val="0016563E"/>
    <w:rsid w:val="001658FE"/>
    <w:rsid w:val="001666BF"/>
    <w:rsid w:val="001666FE"/>
    <w:rsid w:val="00167FAF"/>
    <w:rsid w:val="00170166"/>
    <w:rsid w:val="001704CE"/>
    <w:rsid w:val="00171C4C"/>
    <w:rsid w:val="00172867"/>
    <w:rsid w:val="00172CB6"/>
    <w:rsid w:val="00172D58"/>
    <w:rsid w:val="0017357A"/>
    <w:rsid w:val="00173819"/>
    <w:rsid w:val="001743E7"/>
    <w:rsid w:val="001751E5"/>
    <w:rsid w:val="00176DA4"/>
    <w:rsid w:val="00177446"/>
    <w:rsid w:val="00177543"/>
    <w:rsid w:val="00177FEA"/>
    <w:rsid w:val="001800BA"/>
    <w:rsid w:val="001802D1"/>
    <w:rsid w:val="00180782"/>
    <w:rsid w:val="00181714"/>
    <w:rsid w:val="00182E46"/>
    <w:rsid w:val="00183B81"/>
    <w:rsid w:val="001849A0"/>
    <w:rsid w:val="001858FC"/>
    <w:rsid w:val="0018698D"/>
    <w:rsid w:val="00186AD9"/>
    <w:rsid w:val="00186C34"/>
    <w:rsid w:val="0018721E"/>
    <w:rsid w:val="001876EE"/>
    <w:rsid w:val="00187BB1"/>
    <w:rsid w:val="00187F00"/>
    <w:rsid w:val="00193B93"/>
    <w:rsid w:val="00194365"/>
    <w:rsid w:val="001945FE"/>
    <w:rsid w:val="001954D6"/>
    <w:rsid w:val="00195515"/>
    <w:rsid w:val="001976BF"/>
    <w:rsid w:val="001A02BA"/>
    <w:rsid w:val="001A049E"/>
    <w:rsid w:val="001A067D"/>
    <w:rsid w:val="001A0788"/>
    <w:rsid w:val="001A1242"/>
    <w:rsid w:val="001A1428"/>
    <w:rsid w:val="001A25A4"/>
    <w:rsid w:val="001A25B1"/>
    <w:rsid w:val="001A49F4"/>
    <w:rsid w:val="001A73A9"/>
    <w:rsid w:val="001A7AB0"/>
    <w:rsid w:val="001B078B"/>
    <w:rsid w:val="001B0BE9"/>
    <w:rsid w:val="001B14CD"/>
    <w:rsid w:val="001B1A37"/>
    <w:rsid w:val="001B3522"/>
    <w:rsid w:val="001B3BB2"/>
    <w:rsid w:val="001B3CAC"/>
    <w:rsid w:val="001B3F8F"/>
    <w:rsid w:val="001B4D74"/>
    <w:rsid w:val="001B526C"/>
    <w:rsid w:val="001B634C"/>
    <w:rsid w:val="001B6400"/>
    <w:rsid w:val="001B6EBC"/>
    <w:rsid w:val="001B702C"/>
    <w:rsid w:val="001B7540"/>
    <w:rsid w:val="001B7FC2"/>
    <w:rsid w:val="001C0986"/>
    <w:rsid w:val="001C0AB2"/>
    <w:rsid w:val="001C0E65"/>
    <w:rsid w:val="001C1B31"/>
    <w:rsid w:val="001C215F"/>
    <w:rsid w:val="001C2930"/>
    <w:rsid w:val="001C795D"/>
    <w:rsid w:val="001D1786"/>
    <w:rsid w:val="001D2243"/>
    <w:rsid w:val="001D2522"/>
    <w:rsid w:val="001D275C"/>
    <w:rsid w:val="001D3279"/>
    <w:rsid w:val="001D35FA"/>
    <w:rsid w:val="001D4338"/>
    <w:rsid w:val="001D5D85"/>
    <w:rsid w:val="001D5F59"/>
    <w:rsid w:val="001D756F"/>
    <w:rsid w:val="001D7602"/>
    <w:rsid w:val="001D7AD5"/>
    <w:rsid w:val="001E0189"/>
    <w:rsid w:val="001E1DBA"/>
    <w:rsid w:val="001E1DD3"/>
    <w:rsid w:val="001E1E2A"/>
    <w:rsid w:val="001E2407"/>
    <w:rsid w:val="001E3735"/>
    <w:rsid w:val="001E3C0E"/>
    <w:rsid w:val="001E4206"/>
    <w:rsid w:val="001E4631"/>
    <w:rsid w:val="001E5D76"/>
    <w:rsid w:val="001E68D1"/>
    <w:rsid w:val="001E6985"/>
    <w:rsid w:val="001E76DE"/>
    <w:rsid w:val="001E79F2"/>
    <w:rsid w:val="001E7ABE"/>
    <w:rsid w:val="001F237B"/>
    <w:rsid w:val="001F2E91"/>
    <w:rsid w:val="001F3BFB"/>
    <w:rsid w:val="001F4A08"/>
    <w:rsid w:val="001F5BA7"/>
    <w:rsid w:val="001F6FF5"/>
    <w:rsid w:val="001F7A17"/>
    <w:rsid w:val="001F7D28"/>
    <w:rsid w:val="0020044D"/>
    <w:rsid w:val="00201447"/>
    <w:rsid w:val="002016A4"/>
    <w:rsid w:val="00202779"/>
    <w:rsid w:val="00204329"/>
    <w:rsid w:val="00204B4F"/>
    <w:rsid w:val="00204CB9"/>
    <w:rsid w:val="00204E39"/>
    <w:rsid w:val="00205A43"/>
    <w:rsid w:val="00206974"/>
    <w:rsid w:val="002071E6"/>
    <w:rsid w:val="00207685"/>
    <w:rsid w:val="00210F1C"/>
    <w:rsid w:val="00210FA4"/>
    <w:rsid w:val="002119D1"/>
    <w:rsid w:val="0021298E"/>
    <w:rsid w:val="0021396D"/>
    <w:rsid w:val="00213BB6"/>
    <w:rsid w:val="0021517A"/>
    <w:rsid w:val="00216289"/>
    <w:rsid w:val="00216529"/>
    <w:rsid w:val="00216EE4"/>
    <w:rsid w:val="00220FAF"/>
    <w:rsid w:val="00221A0D"/>
    <w:rsid w:val="00221EB7"/>
    <w:rsid w:val="00222F91"/>
    <w:rsid w:val="002233F1"/>
    <w:rsid w:val="00223525"/>
    <w:rsid w:val="0022486B"/>
    <w:rsid w:val="00224BE6"/>
    <w:rsid w:val="0022516B"/>
    <w:rsid w:val="002255FB"/>
    <w:rsid w:val="002319AE"/>
    <w:rsid w:val="00232C60"/>
    <w:rsid w:val="002342D9"/>
    <w:rsid w:val="0023579F"/>
    <w:rsid w:val="002358F9"/>
    <w:rsid w:val="0024018F"/>
    <w:rsid w:val="00240A6A"/>
    <w:rsid w:val="002415E7"/>
    <w:rsid w:val="00243475"/>
    <w:rsid w:val="0024378B"/>
    <w:rsid w:val="00243D5E"/>
    <w:rsid w:val="002444B0"/>
    <w:rsid w:val="0024580F"/>
    <w:rsid w:val="00245DC3"/>
    <w:rsid w:val="002464B0"/>
    <w:rsid w:val="00247EF8"/>
    <w:rsid w:val="002511E6"/>
    <w:rsid w:val="002527B7"/>
    <w:rsid w:val="00252F18"/>
    <w:rsid w:val="00253722"/>
    <w:rsid w:val="00253F63"/>
    <w:rsid w:val="00254024"/>
    <w:rsid w:val="002544D5"/>
    <w:rsid w:val="00255DB5"/>
    <w:rsid w:val="0025763D"/>
    <w:rsid w:val="00260037"/>
    <w:rsid w:val="00260100"/>
    <w:rsid w:val="00260921"/>
    <w:rsid w:val="00260BEC"/>
    <w:rsid w:val="00260CEA"/>
    <w:rsid w:val="00260F76"/>
    <w:rsid w:val="00261C95"/>
    <w:rsid w:val="00262C91"/>
    <w:rsid w:val="00263791"/>
    <w:rsid w:val="002648B4"/>
    <w:rsid w:val="0026496D"/>
    <w:rsid w:val="00265E27"/>
    <w:rsid w:val="00265E40"/>
    <w:rsid w:val="00266194"/>
    <w:rsid w:val="002664F1"/>
    <w:rsid w:val="002667F0"/>
    <w:rsid w:val="0026781C"/>
    <w:rsid w:val="00267822"/>
    <w:rsid w:val="00267FE8"/>
    <w:rsid w:val="002700E6"/>
    <w:rsid w:val="002710E8"/>
    <w:rsid w:val="002713BF"/>
    <w:rsid w:val="0027203E"/>
    <w:rsid w:val="00272C61"/>
    <w:rsid w:val="00274147"/>
    <w:rsid w:val="002756A1"/>
    <w:rsid w:val="00275709"/>
    <w:rsid w:val="00275C2B"/>
    <w:rsid w:val="00275C72"/>
    <w:rsid w:val="002807D8"/>
    <w:rsid w:val="00281529"/>
    <w:rsid w:val="00282364"/>
    <w:rsid w:val="002831F8"/>
    <w:rsid w:val="00283585"/>
    <w:rsid w:val="002858F8"/>
    <w:rsid w:val="002861D5"/>
    <w:rsid w:val="00287195"/>
    <w:rsid w:val="00290112"/>
    <w:rsid w:val="00290194"/>
    <w:rsid w:val="00290489"/>
    <w:rsid w:val="00290766"/>
    <w:rsid w:val="00290F66"/>
    <w:rsid w:val="00291C68"/>
    <w:rsid w:val="002920F7"/>
    <w:rsid w:val="002922FD"/>
    <w:rsid w:val="0029256E"/>
    <w:rsid w:val="00294607"/>
    <w:rsid w:val="002947F1"/>
    <w:rsid w:val="0029553E"/>
    <w:rsid w:val="00296736"/>
    <w:rsid w:val="00296B72"/>
    <w:rsid w:val="002973C1"/>
    <w:rsid w:val="002A0164"/>
    <w:rsid w:val="002A01D1"/>
    <w:rsid w:val="002A0A6B"/>
    <w:rsid w:val="002A0ACF"/>
    <w:rsid w:val="002A0C2E"/>
    <w:rsid w:val="002A1638"/>
    <w:rsid w:val="002A1815"/>
    <w:rsid w:val="002A1BC7"/>
    <w:rsid w:val="002A2CAD"/>
    <w:rsid w:val="002A324D"/>
    <w:rsid w:val="002A448D"/>
    <w:rsid w:val="002A534E"/>
    <w:rsid w:val="002A5A2A"/>
    <w:rsid w:val="002A5EB8"/>
    <w:rsid w:val="002A6882"/>
    <w:rsid w:val="002A7BF9"/>
    <w:rsid w:val="002B0602"/>
    <w:rsid w:val="002B0BB8"/>
    <w:rsid w:val="002B0FE9"/>
    <w:rsid w:val="002B1469"/>
    <w:rsid w:val="002B2B46"/>
    <w:rsid w:val="002B3B75"/>
    <w:rsid w:val="002B45FE"/>
    <w:rsid w:val="002B486F"/>
    <w:rsid w:val="002B4C8C"/>
    <w:rsid w:val="002B587A"/>
    <w:rsid w:val="002B60E6"/>
    <w:rsid w:val="002B63F1"/>
    <w:rsid w:val="002B6933"/>
    <w:rsid w:val="002B7073"/>
    <w:rsid w:val="002B7163"/>
    <w:rsid w:val="002B7F95"/>
    <w:rsid w:val="002C0140"/>
    <w:rsid w:val="002C02DA"/>
    <w:rsid w:val="002C0392"/>
    <w:rsid w:val="002C07FC"/>
    <w:rsid w:val="002C1140"/>
    <w:rsid w:val="002C120C"/>
    <w:rsid w:val="002C182F"/>
    <w:rsid w:val="002C2A49"/>
    <w:rsid w:val="002C640D"/>
    <w:rsid w:val="002C7AB7"/>
    <w:rsid w:val="002D0414"/>
    <w:rsid w:val="002D0789"/>
    <w:rsid w:val="002D14EB"/>
    <w:rsid w:val="002D3386"/>
    <w:rsid w:val="002D339A"/>
    <w:rsid w:val="002D53C9"/>
    <w:rsid w:val="002D668F"/>
    <w:rsid w:val="002D6AEB"/>
    <w:rsid w:val="002E0504"/>
    <w:rsid w:val="002E2137"/>
    <w:rsid w:val="002E2E94"/>
    <w:rsid w:val="002E3AC7"/>
    <w:rsid w:val="002E3C9B"/>
    <w:rsid w:val="002E4463"/>
    <w:rsid w:val="002E497A"/>
    <w:rsid w:val="002E5C64"/>
    <w:rsid w:val="002EEF25"/>
    <w:rsid w:val="002F1817"/>
    <w:rsid w:val="002F18C6"/>
    <w:rsid w:val="002F1C9C"/>
    <w:rsid w:val="002F433B"/>
    <w:rsid w:val="002F4C11"/>
    <w:rsid w:val="002F55F3"/>
    <w:rsid w:val="002F67B7"/>
    <w:rsid w:val="002F6D96"/>
    <w:rsid w:val="002F763B"/>
    <w:rsid w:val="0030015C"/>
    <w:rsid w:val="00300CFA"/>
    <w:rsid w:val="00301C8E"/>
    <w:rsid w:val="003020DE"/>
    <w:rsid w:val="00302DDC"/>
    <w:rsid w:val="00303314"/>
    <w:rsid w:val="00303CDE"/>
    <w:rsid w:val="003040F2"/>
    <w:rsid w:val="00304ACB"/>
    <w:rsid w:val="00304CA0"/>
    <w:rsid w:val="0030654D"/>
    <w:rsid w:val="003066F4"/>
    <w:rsid w:val="00307B6B"/>
    <w:rsid w:val="0031031E"/>
    <w:rsid w:val="00312450"/>
    <w:rsid w:val="003142AA"/>
    <w:rsid w:val="0031566D"/>
    <w:rsid w:val="00315CD5"/>
    <w:rsid w:val="003178C7"/>
    <w:rsid w:val="00317CEC"/>
    <w:rsid w:val="003226F1"/>
    <w:rsid w:val="003231A4"/>
    <w:rsid w:val="0032543E"/>
    <w:rsid w:val="00325902"/>
    <w:rsid w:val="00325F79"/>
    <w:rsid w:val="00326D7C"/>
    <w:rsid w:val="0032706F"/>
    <w:rsid w:val="00330714"/>
    <w:rsid w:val="00330A3E"/>
    <w:rsid w:val="00330A99"/>
    <w:rsid w:val="0033103F"/>
    <w:rsid w:val="0033113F"/>
    <w:rsid w:val="00331784"/>
    <w:rsid w:val="00331B96"/>
    <w:rsid w:val="00332901"/>
    <w:rsid w:val="00332DEE"/>
    <w:rsid w:val="00333EAB"/>
    <w:rsid w:val="0033423D"/>
    <w:rsid w:val="00334C83"/>
    <w:rsid w:val="00334E85"/>
    <w:rsid w:val="00335E17"/>
    <w:rsid w:val="003369BA"/>
    <w:rsid w:val="00337165"/>
    <w:rsid w:val="00340460"/>
    <w:rsid w:val="00340517"/>
    <w:rsid w:val="003407C7"/>
    <w:rsid w:val="00342C54"/>
    <w:rsid w:val="003432C1"/>
    <w:rsid w:val="00345AE3"/>
    <w:rsid w:val="00346222"/>
    <w:rsid w:val="00346583"/>
    <w:rsid w:val="003468F0"/>
    <w:rsid w:val="003506E7"/>
    <w:rsid w:val="0035090D"/>
    <w:rsid w:val="003509FD"/>
    <w:rsid w:val="00351B1C"/>
    <w:rsid w:val="00352934"/>
    <w:rsid w:val="00352FC6"/>
    <w:rsid w:val="00355585"/>
    <w:rsid w:val="00355FEF"/>
    <w:rsid w:val="003573CD"/>
    <w:rsid w:val="003578ED"/>
    <w:rsid w:val="00361C67"/>
    <w:rsid w:val="00361D80"/>
    <w:rsid w:val="00362A07"/>
    <w:rsid w:val="0036361E"/>
    <w:rsid w:val="00364511"/>
    <w:rsid w:val="0036637C"/>
    <w:rsid w:val="00367B18"/>
    <w:rsid w:val="00370129"/>
    <w:rsid w:val="003704CD"/>
    <w:rsid w:val="0037111D"/>
    <w:rsid w:val="0037171A"/>
    <w:rsid w:val="00371905"/>
    <w:rsid w:val="00371C12"/>
    <w:rsid w:val="00372DB8"/>
    <w:rsid w:val="00372FED"/>
    <w:rsid w:val="00373E8C"/>
    <w:rsid w:val="00374468"/>
    <w:rsid w:val="0038208D"/>
    <w:rsid w:val="003845DE"/>
    <w:rsid w:val="00384B60"/>
    <w:rsid w:val="00384D69"/>
    <w:rsid w:val="00384E2A"/>
    <w:rsid w:val="003853FC"/>
    <w:rsid w:val="003856AA"/>
    <w:rsid w:val="0039026C"/>
    <w:rsid w:val="00390391"/>
    <w:rsid w:val="00390A31"/>
    <w:rsid w:val="00390FE8"/>
    <w:rsid w:val="003913DF"/>
    <w:rsid w:val="0039224A"/>
    <w:rsid w:val="003926D0"/>
    <w:rsid w:val="00392FAD"/>
    <w:rsid w:val="003931E0"/>
    <w:rsid w:val="003936DA"/>
    <w:rsid w:val="003937D1"/>
    <w:rsid w:val="00393D7F"/>
    <w:rsid w:val="003940DA"/>
    <w:rsid w:val="00395CEC"/>
    <w:rsid w:val="00396548"/>
    <w:rsid w:val="00396595"/>
    <w:rsid w:val="00396E3C"/>
    <w:rsid w:val="0039735E"/>
    <w:rsid w:val="00397F17"/>
    <w:rsid w:val="003A1077"/>
    <w:rsid w:val="003A262D"/>
    <w:rsid w:val="003A3B56"/>
    <w:rsid w:val="003A3C08"/>
    <w:rsid w:val="003A4439"/>
    <w:rsid w:val="003A46D2"/>
    <w:rsid w:val="003A47A0"/>
    <w:rsid w:val="003A492F"/>
    <w:rsid w:val="003A4F68"/>
    <w:rsid w:val="003A56C5"/>
    <w:rsid w:val="003A5E29"/>
    <w:rsid w:val="003A6DE4"/>
    <w:rsid w:val="003A7B27"/>
    <w:rsid w:val="003B11B7"/>
    <w:rsid w:val="003B177C"/>
    <w:rsid w:val="003B1794"/>
    <w:rsid w:val="003B21DA"/>
    <w:rsid w:val="003B42F5"/>
    <w:rsid w:val="003B51B2"/>
    <w:rsid w:val="003B65A9"/>
    <w:rsid w:val="003B6F9E"/>
    <w:rsid w:val="003B7104"/>
    <w:rsid w:val="003B7173"/>
    <w:rsid w:val="003B7372"/>
    <w:rsid w:val="003C0437"/>
    <w:rsid w:val="003C0551"/>
    <w:rsid w:val="003C06CE"/>
    <w:rsid w:val="003C1A0F"/>
    <w:rsid w:val="003C327D"/>
    <w:rsid w:val="003C4601"/>
    <w:rsid w:val="003C6A32"/>
    <w:rsid w:val="003C6C35"/>
    <w:rsid w:val="003C71A7"/>
    <w:rsid w:val="003D01BF"/>
    <w:rsid w:val="003D0CA5"/>
    <w:rsid w:val="003D1410"/>
    <w:rsid w:val="003D1701"/>
    <w:rsid w:val="003D1A16"/>
    <w:rsid w:val="003D2065"/>
    <w:rsid w:val="003D23E7"/>
    <w:rsid w:val="003D283C"/>
    <w:rsid w:val="003D29A4"/>
    <w:rsid w:val="003D480C"/>
    <w:rsid w:val="003D4A72"/>
    <w:rsid w:val="003D4DA3"/>
    <w:rsid w:val="003D524C"/>
    <w:rsid w:val="003D5D4F"/>
    <w:rsid w:val="003D6136"/>
    <w:rsid w:val="003D619A"/>
    <w:rsid w:val="003D6BFE"/>
    <w:rsid w:val="003D6C93"/>
    <w:rsid w:val="003D7669"/>
    <w:rsid w:val="003D7F93"/>
    <w:rsid w:val="003E016B"/>
    <w:rsid w:val="003E037F"/>
    <w:rsid w:val="003E0A0A"/>
    <w:rsid w:val="003E0B3B"/>
    <w:rsid w:val="003E0C26"/>
    <w:rsid w:val="003E0F15"/>
    <w:rsid w:val="003E2417"/>
    <w:rsid w:val="003E253D"/>
    <w:rsid w:val="003E2EE5"/>
    <w:rsid w:val="003E3D20"/>
    <w:rsid w:val="003E45F3"/>
    <w:rsid w:val="003E4B65"/>
    <w:rsid w:val="003E4B8A"/>
    <w:rsid w:val="003E526C"/>
    <w:rsid w:val="003E7F7D"/>
    <w:rsid w:val="003F020A"/>
    <w:rsid w:val="003F0FD1"/>
    <w:rsid w:val="003F1452"/>
    <w:rsid w:val="003F23F0"/>
    <w:rsid w:val="003F3E11"/>
    <w:rsid w:val="003F4502"/>
    <w:rsid w:val="003F45FD"/>
    <w:rsid w:val="003F485D"/>
    <w:rsid w:val="003F50ED"/>
    <w:rsid w:val="003F5334"/>
    <w:rsid w:val="003F5B6E"/>
    <w:rsid w:val="003F5E67"/>
    <w:rsid w:val="003F7215"/>
    <w:rsid w:val="003F78E2"/>
    <w:rsid w:val="00400542"/>
    <w:rsid w:val="00400E5A"/>
    <w:rsid w:val="00401E00"/>
    <w:rsid w:val="00402241"/>
    <w:rsid w:val="004034CE"/>
    <w:rsid w:val="004038BE"/>
    <w:rsid w:val="004040BC"/>
    <w:rsid w:val="00405C3A"/>
    <w:rsid w:val="00405C3B"/>
    <w:rsid w:val="00406823"/>
    <w:rsid w:val="004068C4"/>
    <w:rsid w:val="00406F3B"/>
    <w:rsid w:val="00407EBD"/>
    <w:rsid w:val="0041018E"/>
    <w:rsid w:val="00410A57"/>
    <w:rsid w:val="00410B29"/>
    <w:rsid w:val="00410EC5"/>
    <w:rsid w:val="00410F45"/>
    <w:rsid w:val="0041146A"/>
    <w:rsid w:val="0041298A"/>
    <w:rsid w:val="00413FDB"/>
    <w:rsid w:val="00415170"/>
    <w:rsid w:val="00415575"/>
    <w:rsid w:val="00415EF8"/>
    <w:rsid w:val="00416776"/>
    <w:rsid w:val="00416B96"/>
    <w:rsid w:val="0041714D"/>
    <w:rsid w:val="00417271"/>
    <w:rsid w:val="0041791F"/>
    <w:rsid w:val="00417FD0"/>
    <w:rsid w:val="0042014C"/>
    <w:rsid w:val="00420254"/>
    <w:rsid w:val="00422A17"/>
    <w:rsid w:val="004242EC"/>
    <w:rsid w:val="0042433F"/>
    <w:rsid w:val="00425115"/>
    <w:rsid w:val="004259DC"/>
    <w:rsid w:val="00426D92"/>
    <w:rsid w:val="004306BF"/>
    <w:rsid w:val="004309C1"/>
    <w:rsid w:val="004313B4"/>
    <w:rsid w:val="004315D0"/>
    <w:rsid w:val="00432559"/>
    <w:rsid w:val="00432575"/>
    <w:rsid w:val="00432DD7"/>
    <w:rsid w:val="004359CD"/>
    <w:rsid w:val="00437373"/>
    <w:rsid w:val="004378F0"/>
    <w:rsid w:val="00440748"/>
    <w:rsid w:val="00440894"/>
    <w:rsid w:val="00441EF8"/>
    <w:rsid w:val="0044213A"/>
    <w:rsid w:val="0044218B"/>
    <w:rsid w:val="00443194"/>
    <w:rsid w:val="004434C9"/>
    <w:rsid w:val="00443A55"/>
    <w:rsid w:val="00443F3E"/>
    <w:rsid w:val="00444025"/>
    <w:rsid w:val="00444C4D"/>
    <w:rsid w:val="00445A30"/>
    <w:rsid w:val="0044608A"/>
    <w:rsid w:val="00446536"/>
    <w:rsid w:val="004472FC"/>
    <w:rsid w:val="00450BA7"/>
    <w:rsid w:val="00450F6C"/>
    <w:rsid w:val="00451800"/>
    <w:rsid w:val="00452732"/>
    <w:rsid w:val="004527C6"/>
    <w:rsid w:val="00452DAF"/>
    <w:rsid w:val="00453401"/>
    <w:rsid w:val="00454424"/>
    <w:rsid w:val="004546EA"/>
    <w:rsid w:val="00456E1B"/>
    <w:rsid w:val="004575AE"/>
    <w:rsid w:val="004575CA"/>
    <w:rsid w:val="00457881"/>
    <w:rsid w:val="00457A59"/>
    <w:rsid w:val="00457F22"/>
    <w:rsid w:val="00457F85"/>
    <w:rsid w:val="00460042"/>
    <w:rsid w:val="0046117E"/>
    <w:rsid w:val="004614B1"/>
    <w:rsid w:val="00461972"/>
    <w:rsid w:val="00461FAE"/>
    <w:rsid w:val="004636C3"/>
    <w:rsid w:val="004640CE"/>
    <w:rsid w:val="00464897"/>
    <w:rsid w:val="00466667"/>
    <w:rsid w:val="004671D1"/>
    <w:rsid w:val="004716BE"/>
    <w:rsid w:val="00471A39"/>
    <w:rsid w:val="00471B9E"/>
    <w:rsid w:val="00472610"/>
    <w:rsid w:val="00473D21"/>
    <w:rsid w:val="00473F51"/>
    <w:rsid w:val="00474C54"/>
    <w:rsid w:val="004761AE"/>
    <w:rsid w:val="004763F0"/>
    <w:rsid w:val="004764EB"/>
    <w:rsid w:val="00476512"/>
    <w:rsid w:val="00476722"/>
    <w:rsid w:val="00477272"/>
    <w:rsid w:val="00480BB0"/>
    <w:rsid w:val="00481FB9"/>
    <w:rsid w:val="00484F3D"/>
    <w:rsid w:val="00485DED"/>
    <w:rsid w:val="00486406"/>
    <w:rsid w:val="00486AD2"/>
    <w:rsid w:val="00487ABD"/>
    <w:rsid w:val="00487D0A"/>
    <w:rsid w:val="00490C23"/>
    <w:rsid w:val="0049206F"/>
    <w:rsid w:val="0049276E"/>
    <w:rsid w:val="00492E6E"/>
    <w:rsid w:val="004931DB"/>
    <w:rsid w:val="00495025"/>
    <w:rsid w:val="00495138"/>
    <w:rsid w:val="004958FC"/>
    <w:rsid w:val="00495A7B"/>
    <w:rsid w:val="0049778C"/>
    <w:rsid w:val="004A073D"/>
    <w:rsid w:val="004A1E45"/>
    <w:rsid w:val="004A2FA3"/>
    <w:rsid w:val="004A44E6"/>
    <w:rsid w:val="004A4965"/>
    <w:rsid w:val="004A5663"/>
    <w:rsid w:val="004A5B8F"/>
    <w:rsid w:val="004A5E50"/>
    <w:rsid w:val="004A7B8A"/>
    <w:rsid w:val="004B0133"/>
    <w:rsid w:val="004B013F"/>
    <w:rsid w:val="004B0BEA"/>
    <w:rsid w:val="004B1D88"/>
    <w:rsid w:val="004B2BD4"/>
    <w:rsid w:val="004B5CF9"/>
    <w:rsid w:val="004B6282"/>
    <w:rsid w:val="004B6EC2"/>
    <w:rsid w:val="004B73E2"/>
    <w:rsid w:val="004C04C3"/>
    <w:rsid w:val="004C04DD"/>
    <w:rsid w:val="004C1C6D"/>
    <w:rsid w:val="004C2355"/>
    <w:rsid w:val="004C2A96"/>
    <w:rsid w:val="004C2BF1"/>
    <w:rsid w:val="004C35CD"/>
    <w:rsid w:val="004C514D"/>
    <w:rsid w:val="004C51A1"/>
    <w:rsid w:val="004C6EBE"/>
    <w:rsid w:val="004C6EDC"/>
    <w:rsid w:val="004C7B1B"/>
    <w:rsid w:val="004C7C2E"/>
    <w:rsid w:val="004D05EE"/>
    <w:rsid w:val="004D120C"/>
    <w:rsid w:val="004D2263"/>
    <w:rsid w:val="004D3910"/>
    <w:rsid w:val="004D4797"/>
    <w:rsid w:val="004D4F1F"/>
    <w:rsid w:val="004D5720"/>
    <w:rsid w:val="004D57FC"/>
    <w:rsid w:val="004D6D20"/>
    <w:rsid w:val="004D725E"/>
    <w:rsid w:val="004D7F78"/>
    <w:rsid w:val="004E176E"/>
    <w:rsid w:val="004E177C"/>
    <w:rsid w:val="004E21DB"/>
    <w:rsid w:val="004E24F4"/>
    <w:rsid w:val="004E258D"/>
    <w:rsid w:val="004E5BC4"/>
    <w:rsid w:val="004E6951"/>
    <w:rsid w:val="004E7B92"/>
    <w:rsid w:val="004F0410"/>
    <w:rsid w:val="004F2C43"/>
    <w:rsid w:val="004F3317"/>
    <w:rsid w:val="004F3858"/>
    <w:rsid w:val="004F3A3C"/>
    <w:rsid w:val="004F40AA"/>
    <w:rsid w:val="004F54B9"/>
    <w:rsid w:val="004F57E5"/>
    <w:rsid w:val="004F5DD1"/>
    <w:rsid w:val="004F6C22"/>
    <w:rsid w:val="004F7C04"/>
    <w:rsid w:val="005008D9"/>
    <w:rsid w:val="00501175"/>
    <w:rsid w:val="0050213A"/>
    <w:rsid w:val="00502FB2"/>
    <w:rsid w:val="005034D6"/>
    <w:rsid w:val="00505230"/>
    <w:rsid w:val="00505E16"/>
    <w:rsid w:val="00506FE0"/>
    <w:rsid w:val="0050701F"/>
    <w:rsid w:val="00510821"/>
    <w:rsid w:val="00510859"/>
    <w:rsid w:val="0051191E"/>
    <w:rsid w:val="00511C4E"/>
    <w:rsid w:val="00512761"/>
    <w:rsid w:val="005139B3"/>
    <w:rsid w:val="00513ADE"/>
    <w:rsid w:val="00513B35"/>
    <w:rsid w:val="00514B85"/>
    <w:rsid w:val="00514CD8"/>
    <w:rsid w:val="00515EB2"/>
    <w:rsid w:val="005165F2"/>
    <w:rsid w:val="00516862"/>
    <w:rsid w:val="00517650"/>
    <w:rsid w:val="0052053E"/>
    <w:rsid w:val="00520CED"/>
    <w:rsid w:val="00520F64"/>
    <w:rsid w:val="005216C3"/>
    <w:rsid w:val="00521A06"/>
    <w:rsid w:val="00521B58"/>
    <w:rsid w:val="0052241C"/>
    <w:rsid w:val="005224D9"/>
    <w:rsid w:val="00523086"/>
    <w:rsid w:val="0052501A"/>
    <w:rsid w:val="0052538D"/>
    <w:rsid w:val="00526F51"/>
    <w:rsid w:val="0052784A"/>
    <w:rsid w:val="00530DAE"/>
    <w:rsid w:val="00531293"/>
    <w:rsid w:val="00533478"/>
    <w:rsid w:val="005335B9"/>
    <w:rsid w:val="005336FE"/>
    <w:rsid w:val="00534FBF"/>
    <w:rsid w:val="0053744A"/>
    <w:rsid w:val="00537EEE"/>
    <w:rsid w:val="00537FD6"/>
    <w:rsid w:val="00540879"/>
    <w:rsid w:val="00541765"/>
    <w:rsid w:val="005417D5"/>
    <w:rsid w:val="00541B6B"/>
    <w:rsid w:val="00541CEA"/>
    <w:rsid w:val="00541EF4"/>
    <w:rsid w:val="005427BF"/>
    <w:rsid w:val="00544D72"/>
    <w:rsid w:val="00544F9E"/>
    <w:rsid w:val="00547659"/>
    <w:rsid w:val="0055214B"/>
    <w:rsid w:val="005530A1"/>
    <w:rsid w:val="005533F1"/>
    <w:rsid w:val="00553459"/>
    <w:rsid w:val="005537B6"/>
    <w:rsid w:val="00553A6C"/>
    <w:rsid w:val="00553ACF"/>
    <w:rsid w:val="00553D99"/>
    <w:rsid w:val="0055430C"/>
    <w:rsid w:val="0055552A"/>
    <w:rsid w:val="00555994"/>
    <w:rsid w:val="00555B5F"/>
    <w:rsid w:val="0055646B"/>
    <w:rsid w:val="005567F0"/>
    <w:rsid w:val="005573B5"/>
    <w:rsid w:val="00557DB2"/>
    <w:rsid w:val="00557E40"/>
    <w:rsid w:val="00557FE0"/>
    <w:rsid w:val="00562DCC"/>
    <w:rsid w:val="005634A2"/>
    <w:rsid w:val="005637FC"/>
    <w:rsid w:val="0056389F"/>
    <w:rsid w:val="00564377"/>
    <w:rsid w:val="005652F3"/>
    <w:rsid w:val="00565764"/>
    <w:rsid w:val="0056793B"/>
    <w:rsid w:val="00567B68"/>
    <w:rsid w:val="00571F0E"/>
    <w:rsid w:val="0057303E"/>
    <w:rsid w:val="005733A2"/>
    <w:rsid w:val="00574416"/>
    <w:rsid w:val="005746FA"/>
    <w:rsid w:val="00574844"/>
    <w:rsid w:val="005752FE"/>
    <w:rsid w:val="00575673"/>
    <w:rsid w:val="00575E28"/>
    <w:rsid w:val="0057626C"/>
    <w:rsid w:val="005767AD"/>
    <w:rsid w:val="00577AB6"/>
    <w:rsid w:val="00577DB1"/>
    <w:rsid w:val="0058031F"/>
    <w:rsid w:val="0058069D"/>
    <w:rsid w:val="005815B9"/>
    <w:rsid w:val="00582A85"/>
    <w:rsid w:val="00583BA2"/>
    <w:rsid w:val="00583C6B"/>
    <w:rsid w:val="00585137"/>
    <w:rsid w:val="0058585B"/>
    <w:rsid w:val="005858CC"/>
    <w:rsid w:val="00585DF8"/>
    <w:rsid w:val="00585FFF"/>
    <w:rsid w:val="0058623F"/>
    <w:rsid w:val="00587C5D"/>
    <w:rsid w:val="00590EFB"/>
    <w:rsid w:val="005917C9"/>
    <w:rsid w:val="0059198C"/>
    <w:rsid w:val="005920CF"/>
    <w:rsid w:val="0059288F"/>
    <w:rsid w:val="00592C41"/>
    <w:rsid w:val="005933E3"/>
    <w:rsid w:val="00593EF0"/>
    <w:rsid w:val="005944B2"/>
    <w:rsid w:val="00594BAB"/>
    <w:rsid w:val="00594CFE"/>
    <w:rsid w:val="005954A1"/>
    <w:rsid w:val="00595A75"/>
    <w:rsid w:val="00595E34"/>
    <w:rsid w:val="00595FA2"/>
    <w:rsid w:val="00595FFA"/>
    <w:rsid w:val="005963D7"/>
    <w:rsid w:val="00596C1F"/>
    <w:rsid w:val="00596FD1"/>
    <w:rsid w:val="00597240"/>
    <w:rsid w:val="005A0BCE"/>
    <w:rsid w:val="005A15A0"/>
    <w:rsid w:val="005A1705"/>
    <w:rsid w:val="005A1AE5"/>
    <w:rsid w:val="005A342F"/>
    <w:rsid w:val="005A3954"/>
    <w:rsid w:val="005A418F"/>
    <w:rsid w:val="005A4273"/>
    <w:rsid w:val="005A524B"/>
    <w:rsid w:val="005A645C"/>
    <w:rsid w:val="005A6CCF"/>
    <w:rsid w:val="005B07C5"/>
    <w:rsid w:val="005B0835"/>
    <w:rsid w:val="005B0C20"/>
    <w:rsid w:val="005B1840"/>
    <w:rsid w:val="005B429F"/>
    <w:rsid w:val="005B5A60"/>
    <w:rsid w:val="005B66F4"/>
    <w:rsid w:val="005C0F29"/>
    <w:rsid w:val="005C1752"/>
    <w:rsid w:val="005C208E"/>
    <w:rsid w:val="005C23F4"/>
    <w:rsid w:val="005C27C3"/>
    <w:rsid w:val="005C3655"/>
    <w:rsid w:val="005C5114"/>
    <w:rsid w:val="005C5197"/>
    <w:rsid w:val="005C7220"/>
    <w:rsid w:val="005D246B"/>
    <w:rsid w:val="005D2FA3"/>
    <w:rsid w:val="005D31B2"/>
    <w:rsid w:val="005D490C"/>
    <w:rsid w:val="005D5E52"/>
    <w:rsid w:val="005D62B8"/>
    <w:rsid w:val="005D65E8"/>
    <w:rsid w:val="005D67F7"/>
    <w:rsid w:val="005D7237"/>
    <w:rsid w:val="005E033C"/>
    <w:rsid w:val="005E1CEF"/>
    <w:rsid w:val="005E2BE1"/>
    <w:rsid w:val="005E3930"/>
    <w:rsid w:val="005E45C6"/>
    <w:rsid w:val="005E46F5"/>
    <w:rsid w:val="005E4746"/>
    <w:rsid w:val="005E4B5A"/>
    <w:rsid w:val="005E584C"/>
    <w:rsid w:val="005E6896"/>
    <w:rsid w:val="005F035A"/>
    <w:rsid w:val="005F0556"/>
    <w:rsid w:val="005F0971"/>
    <w:rsid w:val="005F0A7C"/>
    <w:rsid w:val="005F14A8"/>
    <w:rsid w:val="005F2B9F"/>
    <w:rsid w:val="005F3223"/>
    <w:rsid w:val="005F4179"/>
    <w:rsid w:val="005F6691"/>
    <w:rsid w:val="005F747E"/>
    <w:rsid w:val="005F749F"/>
    <w:rsid w:val="00602DD0"/>
    <w:rsid w:val="00603311"/>
    <w:rsid w:val="0060395D"/>
    <w:rsid w:val="00603FF9"/>
    <w:rsid w:val="006051D5"/>
    <w:rsid w:val="00607E45"/>
    <w:rsid w:val="0061042E"/>
    <w:rsid w:val="00610CD7"/>
    <w:rsid w:val="00611067"/>
    <w:rsid w:val="0061292D"/>
    <w:rsid w:val="00612CBD"/>
    <w:rsid w:val="00614066"/>
    <w:rsid w:val="006153A5"/>
    <w:rsid w:val="00615401"/>
    <w:rsid w:val="00621846"/>
    <w:rsid w:val="00621BB4"/>
    <w:rsid w:val="006225CB"/>
    <w:rsid w:val="00622E40"/>
    <w:rsid w:val="0062348B"/>
    <w:rsid w:val="00623C9D"/>
    <w:rsid w:val="00624315"/>
    <w:rsid w:val="006256C8"/>
    <w:rsid w:val="006279DD"/>
    <w:rsid w:val="00627F07"/>
    <w:rsid w:val="00630A30"/>
    <w:rsid w:val="006313DA"/>
    <w:rsid w:val="00632CA1"/>
    <w:rsid w:val="00632D8E"/>
    <w:rsid w:val="0063433F"/>
    <w:rsid w:val="006347D0"/>
    <w:rsid w:val="006356E0"/>
    <w:rsid w:val="00635F33"/>
    <w:rsid w:val="00636F94"/>
    <w:rsid w:val="006411C1"/>
    <w:rsid w:val="006428AE"/>
    <w:rsid w:val="00642E65"/>
    <w:rsid w:val="00643B1C"/>
    <w:rsid w:val="00643B87"/>
    <w:rsid w:val="00644468"/>
    <w:rsid w:val="00644979"/>
    <w:rsid w:val="006450F2"/>
    <w:rsid w:val="00646417"/>
    <w:rsid w:val="00646ED0"/>
    <w:rsid w:val="0064762D"/>
    <w:rsid w:val="006476B2"/>
    <w:rsid w:val="00647DCF"/>
    <w:rsid w:val="00651A47"/>
    <w:rsid w:val="00653495"/>
    <w:rsid w:val="00653BCA"/>
    <w:rsid w:val="00655859"/>
    <w:rsid w:val="00655970"/>
    <w:rsid w:val="00656DBD"/>
    <w:rsid w:val="006570FA"/>
    <w:rsid w:val="006572EA"/>
    <w:rsid w:val="00657D9C"/>
    <w:rsid w:val="00657EB4"/>
    <w:rsid w:val="006602F5"/>
    <w:rsid w:val="006610EC"/>
    <w:rsid w:val="0066186A"/>
    <w:rsid w:val="006621A4"/>
    <w:rsid w:val="00662414"/>
    <w:rsid w:val="00662D4A"/>
    <w:rsid w:val="0066396D"/>
    <w:rsid w:val="006647BF"/>
    <w:rsid w:val="0066579D"/>
    <w:rsid w:val="00665B7E"/>
    <w:rsid w:val="00665F85"/>
    <w:rsid w:val="006664D6"/>
    <w:rsid w:val="006668CA"/>
    <w:rsid w:val="00667620"/>
    <w:rsid w:val="00667625"/>
    <w:rsid w:val="00667E37"/>
    <w:rsid w:val="00670375"/>
    <w:rsid w:val="006705B4"/>
    <w:rsid w:val="00671540"/>
    <w:rsid w:val="006727E9"/>
    <w:rsid w:val="00672BBA"/>
    <w:rsid w:val="00673035"/>
    <w:rsid w:val="006730B0"/>
    <w:rsid w:val="00673DC2"/>
    <w:rsid w:val="0067429B"/>
    <w:rsid w:val="00674559"/>
    <w:rsid w:val="006757F0"/>
    <w:rsid w:val="0067672D"/>
    <w:rsid w:val="0067711C"/>
    <w:rsid w:val="00677CF8"/>
    <w:rsid w:val="006803D8"/>
    <w:rsid w:val="00680521"/>
    <w:rsid w:val="006805D4"/>
    <w:rsid w:val="00682AA0"/>
    <w:rsid w:val="00684C06"/>
    <w:rsid w:val="00686794"/>
    <w:rsid w:val="00687C87"/>
    <w:rsid w:val="006911E8"/>
    <w:rsid w:val="006917C6"/>
    <w:rsid w:val="00691A74"/>
    <w:rsid w:val="00691C31"/>
    <w:rsid w:val="00692140"/>
    <w:rsid w:val="00692AA2"/>
    <w:rsid w:val="00693A4F"/>
    <w:rsid w:val="006947ED"/>
    <w:rsid w:val="0069561F"/>
    <w:rsid w:val="0069632B"/>
    <w:rsid w:val="006964D1"/>
    <w:rsid w:val="00696EDA"/>
    <w:rsid w:val="006973F8"/>
    <w:rsid w:val="00697588"/>
    <w:rsid w:val="006A008C"/>
    <w:rsid w:val="006A06E0"/>
    <w:rsid w:val="006A0BE6"/>
    <w:rsid w:val="006A0EB0"/>
    <w:rsid w:val="006A1527"/>
    <w:rsid w:val="006A1866"/>
    <w:rsid w:val="006A1E4E"/>
    <w:rsid w:val="006A3F89"/>
    <w:rsid w:val="006A4421"/>
    <w:rsid w:val="006A44ED"/>
    <w:rsid w:val="006A56F9"/>
    <w:rsid w:val="006A6303"/>
    <w:rsid w:val="006A6C7F"/>
    <w:rsid w:val="006A6D37"/>
    <w:rsid w:val="006A7F23"/>
    <w:rsid w:val="006B06AE"/>
    <w:rsid w:val="006B07AB"/>
    <w:rsid w:val="006B08A6"/>
    <w:rsid w:val="006B28E4"/>
    <w:rsid w:val="006B30F5"/>
    <w:rsid w:val="006B56FD"/>
    <w:rsid w:val="006B5A94"/>
    <w:rsid w:val="006B63AB"/>
    <w:rsid w:val="006B6718"/>
    <w:rsid w:val="006B7869"/>
    <w:rsid w:val="006B7B38"/>
    <w:rsid w:val="006C04E6"/>
    <w:rsid w:val="006C07A5"/>
    <w:rsid w:val="006C1A30"/>
    <w:rsid w:val="006C22F8"/>
    <w:rsid w:val="006C324B"/>
    <w:rsid w:val="006C3BA4"/>
    <w:rsid w:val="006C4672"/>
    <w:rsid w:val="006C4ED2"/>
    <w:rsid w:val="006C5AF1"/>
    <w:rsid w:val="006C5DA9"/>
    <w:rsid w:val="006C6007"/>
    <w:rsid w:val="006C6278"/>
    <w:rsid w:val="006C6D25"/>
    <w:rsid w:val="006D22FA"/>
    <w:rsid w:val="006D24F8"/>
    <w:rsid w:val="006D263D"/>
    <w:rsid w:val="006D2B42"/>
    <w:rsid w:val="006D38C4"/>
    <w:rsid w:val="006D41F6"/>
    <w:rsid w:val="006D4C0D"/>
    <w:rsid w:val="006D57CC"/>
    <w:rsid w:val="006D6486"/>
    <w:rsid w:val="006D70BF"/>
    <w:rsid w:val="006D7123"/>
    <w:rsid w:val="006E0A7B"/>
    <w:rsid w:val="006E197D"/>
    <w:rsid w:val="006E1BE1"/>
    <w:rsid w:val="006E1C37"/>
    <w:rsid w:val="006E5507"/>
    <w:rsid w:val="006E7031"/>
    <w:rsid w:val="006F0C17"/>
    <w:rsid w:val="006F1FF2"/>
    <w:rsid w:val="006F4DD8"/>
    <w:rsid w:val="006F5710"/>
    <w:rsid w:val="006F6684"/>
    <w:rsid w:val="006F68D4"/>
    <w:rsid w:val="006F6F80"/>
    <w:rsid w:val="0070025C"/>
    <w:rsid w:val="00701526"/>
    <w:rsid w:val="007035FA"/>
    <w:rsid w:val="00703A0F"/>
    <w:rsid w:val="007044CB"/>
    <w:rsid w:val="00705809"/>
    <w:rsid w:val="00706668"/>
    <w:rsid w:val="00706932"/>
    <w:rsid w:val="00706945"/>
    <w:rsid w:val="00706FEC"/>
    <w:rsid w:val="00707A08"/>
    <w:rsid w:val="007101F9"/>
    <w:rsid w:val="00711873"/>
    <w:rsid w:val="00711C7B"/>
    <w:rsid w:val="00712CE7"/>
    <w:rsid w:val="00713BA0"/>
    <w:rsid w:val="00714D61"/>
    <w:rsid w:val="007160AE"/>
    <w:rsid w:val="00716A4B"/>
    <w:rsid w:val="0071731D"/>
    <w:rsid w:val="0072075D"/>
    <w:rsid w:val="00720FFB"/>
    <w:rsid w:val="00722BBC"/>
    <w:rsid w:val="007237D4"/>
    <w:rsid w:val="00725295"/>
    <w:rsid w:val="00726F84"/>
    <w:rsid w:val="0072716F"/>
    <w:rsid w:val="0073022E"/>
    <w:rsid w:val="0073067C"/>
    <w:rsid w:val="007309C2"/>
    <w:rsid w:val="00730DBD"/>
    <w:rsid w:val="00730DBE"/>
    <w:rsid w:val="00730F6B"/>
    <w:rsid w:val="007320A6"/>
    <w:rsid w:val="007329FB"/>
    <w:rsid w:val="00733120"/>
    <w:rsid w:val="00733BFD"/>
    <w:rsid w:val="007345CF"/>
    <w:rsid w:val="007354B0"/>
    <w:rsid w:val="007361BD"/>
    <w:rsid w:val="00736B83"/>
    <w:rsid w:val="0073703B"/>
    <w:rsid w:val="00741B44"/>
    <w:rsid w:val="00741CE1"/>
    <w:rsid w:val="00742DAE"/>
    <w:rsid w:val="00742EB9"/>
    <w:rsid w:val="0074305F"/>
    <w:rsid w:val="00743ECB"/>
    <w:rsid w:val="007444E4"/>
    <w:rsid w:val="00744894"/>
    <w:rsid w:val="00745555"/>
    <w:rsid w:val="00747279"/>
    <w:rsid w:val="0074D404"/>
    <w:rsid w:val="007504F5"/>
    <w:rsid w:val="0075243A"/>
    <w:rsid w:val="00753572"/>
    <w:rsid w:val="007543A4"/>
    <w:rsid w:val="007548B3"/>
    <w:rsid w:val="00755FB0"/>
    <w:rsid w:val="00756D80"/>
    <w:rsid w:val="00756FE3"/>
    <w:rsid w:val="007575B1"/>
    <w:rsid w:val="007578D4"/>
    <w:rsid w:val="00760001"/>
    <w:rsid w:val="007618D9"/>
    <w:rsid w:val="00761946"/>
    <w:rsid w:val="007631FE"/>
    <w:rsid w:val="00763B19"/>
    <w:rsid w:val="00763C1B"/>
    <w:rsid w:val="0076493E"/>
    <w:rsid w:val="00766872"/>
    <w:rsid w:val="007668D2"/>
    <w:rsid w:val="007711A4"/>
    <w:rsid w:val="007714CE"/>
    <w:rsid w:val="0077205F"/>
    <w:rsid w:val="00772EE7"/>
    <w:rsid w:val="00773CA0"/>
    <w:rsid w:val="00774B29"/>
    <w:rsid w:val="00774DFB"/>
    <w:rsid w:val="007760C1"/>
    <w:rsid w:val="00776316"/>
    <w:rsid w:val="007764A7"/>
    <w:rsid w:val="00776739"/>
    <w:rsid w:val="00780984"/>
    <w:rsid w:val="0078176A"/>
    <w:rsid w:val="00782C55"/>
    <w:rsid w:val="00783DE6"/>
    <w:rsid w:val="00784DF7"/>
    <w:rsid w:val="0078510E"/>
    <w:rsid w:val="00786FCD"/>
    <w:rsid w:val="00787C93"/>
    <w:rsid w:val="00787CE0"/>
    <w:rsid w:val="00790B77"/>
    <w:rsid w:val="00791146"/>
    <w:rsid w:val="007916EB"/>
    <w:rsid w:val="00791FC5"/>
    <w:rsid w:val="007A036F"/>
    <w:rsid w:val="007A28E8"/>
    <w:rsid w:val="007A321D"/>
    <w:rsid w:val="007A3DC0"/>
    <w:rsid w:val="007A419D"/>
    <w:rsid w:val="007A5C5C"/>
    <w:rsid w:val="007A6168"/>
    <w:rsid w:val="007A7460"/>
    <w:rsid w:val="007B0BBD"/>
    <w:rsid w:val="007B128C"/>
    <w:rsid w:val="007B222F"/>
    <w:rsid w:val="007B27DD"/>
    <w:rsid w:val="007B29D4"/>
    <w:rsid w:val="007B3BA3"/>
    <w:rsid w:val="007B3D8F"/>
    <w:rsid w:val="007B4FFC"/>
    <w:rsid w:val="007B5EC5"/>
    <w:rsid w:val="007B65ED"/>
    <w:rsid w:val="007B7991"/>
    <w:rsid w:val="007B7A50"/>
    <w:rsid w:val="007C1505"/>
    <w:rsid w:val="007C241A"/>
    <w:rsid w:val="007C28DD"/>
    <w:rsid w:val="007C2F65"/>
    <w:rsid w:val="007C4489"/>
    <w:rsid w:val="007C4D2C"/>
    <w:rsid w:val="007C4EC4"/>
    <w:rsid w:val="007C504D"/>
    <w:rsid w:val="007C6C3A"/>
    <w:rsid w:val="007C7270"/>
    <w:rsid w:val="007C7644"/>
    <w:rsid w:val="007D1B46"/>
    <w:rsid w:val="007D21B9"/>
    <w:rsid w:val="007D3063"/>
    <w:rsid w:val="007D3B32"/>
    <w:rsid w:val="007D3F28"/>
    <w:rsid w:val="007D51E2"/>
    <w:rsid w:val="007D5BDA"/>
    <w:rsid w:val="007D668C"/>
    <w:rsid w:val="007D72D5"/>
    <w:rsid w:val="007D76F0"/>
    <w:rsid w:val="007D78D2"/>
    <w:rsid w:val="007E2A84"/>
    <w:rsid w:val="007E36C8"/>
    <w:rsid w:val="007E4F8A"/>
    <w:rsid w:val="007E5194"/>
    <w:rsid w:val="007E5674"/>
    <w:rsid w:val="007E6788"/>
    <w:rsid w:val="007E70ED"/>
    <w:rsid w:val="007E7D6E"/>
    <w:rsid w:val="007F0BE7"/>
    <w:rsid w:val="007F14A8"/>
    <w:rsid w:val="007F327D"/>
    <w:rsid w:val="007F37C5"/>
    <w:rsid w:val="007F4E8D"/>
    <w:rsid w:val="007F57AB"/>
    <w:rsid w:val="007F5B23"/>
    <w:rsid w:val="008004E3"/>
    <w:rsid w:val="00800BE1"/>
    <w:rsid w:val="00800D20"/>
    <w:rsid w:val="00800E7F"/>
    <w:rsid w:val="00800F68"/>
    <w:rsid w:val="0080133E"/>
    <w:rsid w:val="00801585"/>
    <w:rsid w:val="008016FC"/>
    <w:rsid w:val="00801883"/>
    <w:rsid w:val="00801AC2"/>
    <w:rsid w:val="008021D9"/>
    <w:rsid w:val="00802864"/>
    <w:rsid w:val="008030C9"/>
    <w:rsid w:val="00803803"/>
    <w:rsid w:val="00804695"/>
    <w:rsid w:val="008048D3"/>
    <w:rsid w:val="00804AF1"/>
    <w:rsid w:val="00806374"/>
    <w:rsid w:val="0080763B"/>
    <w:rsid w:val="008076EB"/>
    <w:rsid w:val="008101D7"/>
    <w:rsid w:val="00810684"/>
    <w:rsid w:val="00810CAE"/>
    <w:rsid w:val="0081181B"/>
    <w:rsid w:val="0081295C"/>
    <w:rsid w:val="00812FCD"/>
    <w:rsid w:val="00812FE5"/>
    <w:rsid w:val="0081517E"/>
    <w:rsid w:val="0081524C"/>
    <w:rsid w:val="00820DCA"/>
    <w:rsid w:val="00821B2F"/>
    <w:rsid w:val="008232C8"/>
    <w:rsid w:val="00823CAB"/>
    <w:rsid w:val="00824060"/>
    <w:rsid w:val="008243AD"/>
    <w:rsid w:val="008246D1"/>
    <w:rsid w:val="00824744"/>
    <w:rsid w:val="00825AE0"/>
    <w:rsid w:val="00826D28"/>
    <w:rsid w:val="00826F83"/>
    <w:rsid w:val="00827303"/>
    <w:rsid w:val="00830AD6"/>
    <w:rsid w:val="008324EE"/>
    <w:rsid w:val="008341E4"/>
    <w:rsid w:val="00834441"/>
    <w:rsid w:val="00834705"/>
    <w:rsid w:val="00834D1F"/>
    <w:rsid w:val="0083616F"/>
    <w:rsid w:val="00837266"/>
    <w:rsid w:val="00840034"/>
    <w:rsid w:val="00840EB6"/>
    <w:rsid w:val="0084283F"/>
    <w:rsid w:val="00842BE9"/>
    <w:rsid w:val="0084322A"/>
    <w:rsid w:val="00844FED"/>
    <w:rsid w:val="00845E37"/>
    <w:rsid w:val="00845E56"/>
    <w:rsid w:val="00846799"/>
    <w:rsid w:val="008472C5"/>
    <w:rsid w:val="008473F7"/>
    <w:rsid w:val="008478F2"/>
    <w:rsid w:val="00847C22"/>
    <w:rsid w:val="00847D35"/>
    <w:rsid w:val="0085016E"/>
    <w:rsid w:val="00850319"/>
    <w:rsid w:val="00850A0A"/>
    <w:rsid w:val="00853484"/>
    <w:rsid w:val="008541FC"/>
    <w:rsid w:val="00856051"/>
    <w:rsid w:val="00856CDC"/>
    <w:rsid w:val="008601A6"/>
    <w:rsid w:val="008609D5"/>
    <w:rsid w:val="008619F7"/>
    <w:rsid w:val="008631F5"/>
    <w:rsid w:val="008637F8"/>
    <w:rsid w:val="00863A7C"/>
    <w:rsid w:val="00864078"/>
    <w:rsid w:val="0086473C"/>
    <w:rsid w:val="00864A3A"/>
    <w:rsid w:val="00865A8F"/>
    <w:rsid w:val="00865DCE"/>
    <w:rsid w:val="00866339"/>
    <w:rsid w:val="00866EC3"/>
    <w:rsid w:val="00866F7B"/>
    <w:rsid w:val="00867706"/>
    <w:rsid w:val="0086794B"/>
    <w:rsid w:val="00867B74"/>
    <w:rsid w:val="00867E59"/>
    <w:rsid w:val="0087077A"/>
    <w:rsid w:val="008719B5"/>
    <w:rsid w:val="00871CE0"/>
    <w:rsid w:val="00872403"/>
    <w:rsid w:val="00872CFF"/>
    <w:rsid w:val="00873734"/>
    <w:rsid w:val="0087378B"/>
    <w:rsid w:val="008738C3"/>
    <w:rsid w:val="008742E7"/>
    <w:rsid w:val="0087477C"/>
    <w:rsid w:val="00876996"/>
    <w:rsid w:val="008771E4"/>
    <w:rsid w:val="00877669"/>
    <w:rsid w:val="008779D2"/>
    <w:rsid w:val="00877F56"/>
    <w:rsid w:val="00880C38"/>
    <w:rsid w:val="008816E1"/>
    <w:rsid w:val="008834F0"/>
    <w:rsid w:val="00884229"/>
    <w:rsid w:val="00886AB5"/>
    <w:rsid w:val="0089041D"/>
    <w:rsid w:val="008907C0"/>
    <w:rsid w:val="008926D9"/>
    <w:rsid w:val="00892772"/>
    <w:rsid w:val="00892B93"/>
    <w:rsid w:val="008932AB"/>
    <w:rsid w:val="00893444"/>
    <w:rsid w:val="0089459F"/>
    <w:rsid w:val="00894665"/>
    <w:rsid w:val="00894FE0"/>
    <w:rsid w:val="0089501F"/>
    <w:rsid w:val="00895B40"/>
    <w:rsid w:val="0089765B"/>
    <w:rsid w:val="00897721"/>
    <w:rsid w:val="008A04DC"/>
    <w:rsid w:val="008A06A6"/>
    <w:rsid w:val="008A07D2"/>
    <w:rsid w:val="008A0FC9"/>
    <w:rsid w:val="008A3440"/>
    <w:rsid w:val="008A3B30"/>
    <w:rsid w:val="008A46F3"/>
    <w:rsid w:val="008A4DFD"/>
    <w:rsid w:val="008A4E9D"/>
    <w:rsid w:val="008A4FF8"/>
    <w:rsid w:val="008A6BB1"/>
    <w:rsid w:val="008A70B3"/>
    <w:rsid w:val="008A7A65"/>
    <w:rsid w:val="008A7BAB"/>
    <w:rsid w:val="008B0719"/>
    <w:rsid w:val="008B0DC9"/>
    <w:rsid w:val="008B246F"/>
    <w:rsid w:val="008B255C"/>
    <w:rsid w:val="008B27F3"/>
    <w:rsid w:val="008B2A95"/>
    <w:rsid w:val="008B3575"/>
    <w:rsid w:val="008B36B2"/>
    <w:rsid w:val="008B4819"/>
    <w:rsid w:val="008B552A"/>
    <w:rsid w:val="008B6C82"/>
    <w:rsid w:val="008B6FD7"/>
    <w:rsid w:val="008B7682"/>
    <w:rsid w:val="008B796D"/>
    <w:rsid w:val="008C05EF"/>
    <w:rsid w:val="008C1FF2"/>
    <w:rsid w:val="008C2C1C"/>
    <w:rsid w:val="008C2E6E"/>
    <w:rsid w:val="008C3F01"/>
    <w:rsid w:val="008C4405"/>
    <w:rsid w:val="008C4511"/>
    <w:rsid w:val="008C4C14"/>
    <w:rsid w:val="008C4C3C"/>
    <w:rsid w:val="008C4DA0"/>
    <w:rsid w:val="008C5446"/>
    <w:rsid w:val="008D0A1B"/>
    <w:rsid w:val="008D26F9"/>
    <w:rsid w:val="008D2A30"/>
    <w:rsid w:val="008D3D3D"/>
    <w:rsid w:val="008D47AC"/>
    <w:rsid w:val="008D573D"/>
    <w:rsid w:val="008D5A09"/>
    <w:rsid w:val="008D5E79"/>
    <w:rsid w:val="008D5EF6"/>
    <w:rsid w:val="008D61BC"/>
    <w:rsid w:val="008E00D2"/>
    <w:rsid w:val="008E114F"/>
    <w:rsid w:val="008E159A"/>
    <w:rsid w:val="008E3053"/>
    <w:rsid w:val="008E31EC"/>
    <w:rsid w:val="008E4136"/>
    <w:rsid w:val="008E41C1"/>
    <w:rsid w:val="008E4392"/>
    <w:rsid w:val="008E4AF9"/>
    <w:rsid w:val="008E54E8"/>
    <w:rsid w:val="008E616A"/>
    <w:rsid w:val="008E702E"/>
    <w:rsid w:val="008E7058"/>
    <w:rsid w:val="008E742F"/>
    <w:rsid w:val="008F009A"/>
    <w:rsid w:val="008F05BE"/>
    <w:rsid w:val="008F0D04"/>
    <w:rsid w:val="008F1484"/>
    <w:rsid w:val="008F2D51"/>
    <w:rsid w:val="008F2EEF"/>
    <w:rsid w:val="008F431B"/>
    <w:rsid w:val="008F442E"/>
    <w:rsid w:val="008F4CA3"/>
    <w:rsid w:val="008F557A"/>
    <w:rsid w:val="008F58FB"/>
    <w:rsid w:val="008F6717"/>
    <w:rsid w:val="008F73A7"/>
    <w:rsid w:val="008F78B1"/>
    <w:rsid w:val="00900F1F"/>
    <w:rsid w:val="00901714"/>
    <w:rsid w:val="00901830"/>
    <w:rsid w:val="00901F8E"/>
    <w:rsid w:val="009048C6"/>
    <w:rsid w:val="00904DF9"/>
    <w:rsid w:val="009057CB"/>
    <w:rsid w:val="00905EDE"/>
    <w:rsid w:val="0090764A"/>
    <w:rsid w:val="009077FE"/>
    <w:rsid w:val="009078B1"/>
    <w:rsid w:val="00910191"/>
    <w:rsid w:val="00910528"/>
    <w:rsid w:val="0091088E"/>
    <w:rsid w:val="00910AE7"/>
    <w:rsid w:val="00910F70"/>
    <w:rsid w:val="00913D1B"/>
    <w:rsid w:val="0091412D"/>
    <w:rsid w:val="009143E0"/>
    <w:rsid w:val="00914DA8"/>
    <w:rsid w:val="0091521A"/>
    <w:rsid w:val="009157E3"/>
    <w:rsid w:val="00916320"/>
    <w:rsid w:val="009166EB"/>
    <w:rsid w:val="00916FD9"/>
    <w:rsid w:val="00917968"/>
    <w:rsid w:val="00920CD0"/>
    <w:rsid w:val="00923A91"/>
    <w:rsid w:val="00924B1B"/>
    <w:rsid w:val="00924FE8"/>
    <w:rsid w:val="00925D3D"/>
    <w:rsid w:val="00926B98"/>
    <w:rsid w:val="00927EC6"/>
    <w:rsid w:val="009309FF"/>
    <w:rsid w:val="00932B5C"/>
    <w:rsid w:val="00933F76"/>
    <w:rsid w:val="009340A9"/>
    <w:rsid w:val="009349DA"/>
    <w:rsid w:val="0093673B"/>
    <w:rsid w:val="00936789"/>
    <w:rsid w:val="00936BD2"/>
    <w:rsid w:val="009403A8"/>
    <w:rsid w:val="00940777"/>
    <w:rsid w:val="0094132B"/>
    <w:rsid w:val="009415EF"/>
    <w:rsid w:val="00943393"/>
    <w:rsid w:val="00945928"/>
    <w:rsid w:val="00945B57"/>
    <w:rsid w:val="009466D0"/>
    <w:rsid w:val="00946A9D"/>
    <w:rsid w:val="00946C0E"/>
    <w:rsid w:val="00946F47"/>
    <w:rsid w:val="009475F8"/>
    <w:rsid w:val="009508BB"/>
    <w:rsid w:val="00950F3F"/>
    <w:rsid w:val="009511DD"/>
    <w:rsid w:val="009512C2"/>
    <w:rsid w:val="0095144E"/>
    <w:rsid w:val="0095196B"/>
    <w:rsid w:val="00951973"/>
    <w:rsid w:val="0095214C"/>
    <w:rsid w:val="0095243B"/>
    <w:rsid w:val="009529DD"/>
    <w:rsid w:val="00952C37"/>
    <w:rsid w:val="00956B13"/>
    <w:rsid w:val="009570A8"/>
    <w:rsid w:val="009578CB"/>
    <w:rsid w:val="00957BF2"/>
    <w:rsid w:val="00957E67"/>
    <w:rsid w:val="00957EF3"/>
    <w:rsid w:val="00960429"/>
    <w:rsid w:val="009623C8"/>
    <w:rsid w:val="00962951"/>
    <w:rsid w:val="0096400B"/>
    <w:rsid w:val="009643CA"/>
    <w:rsid w:val="00965187"/>
    <w:rsid w:val="00965995"/>
    <w:rsid w:val="00965DA4"/>
    <w:rsid w:val="009709A2"/>
    <w:rsid w:val="00970A28"/>
    <w:rsid w:val="00971099"/>
    <w:rsid w:val="00971A92"/>
    <w:rsid w:val="009722FE"/>
    <w:rsid w:val="00972944"/>
    <w:rsid w:val="0097304B"/>
    <w:rsid w:val="00973096"/>
    <w:rsid w:val="00974CA1"/>
    <w:rsid w:val="00975845"/>
    <w:rsid w:val="00975DCC"/>
    <w:rsid w:val="00975F45"/>
    <w:rsid w:val="00980E0D"/>
    <w:rsid w:val="00980E4E"/>
    <w:rsid w:val="00981445"/>
    <w:rsid w:val="00981479"/>
    <w:rsid w:val="00981A7B"/>
    <w:rsid w:val="00983E88"/>
    <w:rsid w:val="009849CF"/>
    <w:rsid w:val="009850B3"/>
    <w:rsid w:val="009853EE"/>
    <w:rsid w:val="009866E6"/>
    <w:rsid w:val="0099037C"/>
    <w:rsid w:val="00990E75"/>
    <w:rsid w:val="00991207"/>
    <w:rsid w:val="0099156B"/>
    <w:rsid w:val="009916B1"/>
    <w:rsid w:val="00991744"/>
    <w:rsid w:val="009923AE"/>
    <w:rsid w:val="00992705"/>
    <w:rsid w:val="0099299A"/>
    <w:rsid w:val="009933B9"/>
    <w:rsid w:val="00994B3F"/>
    <w:rsid w:val="00994B58"/>
    <w:rsid w:val="0099575E"/>
    <w:rsid w:val="00995AF8"/>
    <w:rsid w:val="00995BE3"/>
    <w:rsid w:val="00995DF8"/>
    <w:rsid w:val="00997766"/>
    <w:rsid w:val="00997DF9"/>
    <w:rsid w:val="009A0C39"/>
    <w:rsid w:val="009A0C61"/>
    <w:rsid w:val="009A1706"/>
    <w:rsid w:val="009A233C"/>
    <w:rsid w:val="009A2D10"/>
    <w:rsid w:val="009A4E85"/>
    <w:rsid w:val="009A64BC"/>
    <w:rsid w:val="009A6765"/>
    <w:rsid w:val="009A692B"/>
    <w:rsid w:val="009A72A8"/>
    <w:rsid w:val="009B019E"/>
    <w:rsid w:val="009B1FCC"/>
    <w:rsid w:val="009B2588"/>
    <w:rsid w:val="009B4CAD"/>
    <w:rsid w:val="009B510B"/>
    <w:rsid w:val="009B5820"/>
    <w:rsid w:val="009B5BC2"/>
    <w:rsid w:val="009B67AF"/>
    <w:rsid w:val="009B6AB0"/>
    <w:rsid w:val="009B705E"/>
    <w:rsid w:val="009B7F25"/>
    <w:rsid w:val="009C037F"/>
    <w:rsid w:val="009C10E2"/>
    <w:rsid w:val="009C1AAB"/>
    <w:rsid w:val="009C1B60"/>
    <w:rsid w:val="009C1C01"/>
    <w:rsid w:val="009C1FFC"/>
    <w:rsid w:val="009C238F"/>
    <w:rsid w:val="009C271D"/>
    <w:rsid w:val="009C3216"/>
    <w:rsid w:val="009C3768"/>
    <w:rsid w:val="009C3D72"/>
    <w:rsid w:val="009C4120"/>
    <w:rsid w:val="009C4665"/>
    <w:rsid w:val="009C4F44"/>
    <w:rsid w:val="009C5C3C"/>
    <w:rsid w:val="009C669B"/>
    <w:rsid w:val="009C73DE"/>
    <w:rsid w:val="009C783C"/>
    <w:rsid w:val="009C79A7"/>
    <w:rsid w:val="009C7FE0"/>
    <w:rsid w:val="009D0924"/>
    <w:rsid w:val="009D0FAF"/>
    <w:rsid w:val="009D12FA"/>
    <w:rsid w:val="009D2FE0"/>
    <w:rsid w:val="009D33A6"/>
    <w:rsid w:val="009D36C8"/>
    <w:rsid w:val="009D3910"/>
    <w:rsid w:val="009D50FC"/>
    <w:rsid w:val="009D64F4"/>
    <w:rsid w:val="009D69F7"/>
    <w:rsid w:val="009D6A07"/>
    <w:rsid w:val="009E0582"/>
    <w:rsid w:val="009E0AD6"/>
    <w:rsid w:val="009E0F5C"/>
    <w:rsid w:val="009E1A6E"/>
    <w:rsid w:val="009E1F84"/>
    <w:rsid w:val="009E2F52"/>
    <w:rsid w:val="009E3285"/>
    <w:rsid w:val="009E3615"/>
    <w:rsid w:val="009E3710"/>
    <w:rsid w:val="009E3B4A"/>
    <w:rsid w:val="009E5CBE"/>
    <w:rsid w:val="009E6195"/>
    <w:rsid w:val="009F0E89"/>
    <w:rsid w:val="009F0F22"/>
    <w:rsid w:val="009F2DC1"/>
    <w:rsid w:val="009F2E98"/>
    <w:rsid w:val="009F3B03"/>
    <w:rsid w:val="009F4744"/>
    <w:rsid w:val="009F488B"/>
    <w:rsid w:val="009F5CA3"/>
    <w:rsid w:val="009F5FFF"/>
    <w:rsid w:val="009F6451"/>
    <w:rsid w:val="009F6BE4"/>
    <w:rsid w:val="009F7C5E"/>
    <w:rsid w:val="00A01004"/>
    <w:rsid w:val="00A0124C"/>
    <w:rsid w:val="00A01B7C"/>
    <w:rsid w:val="00A02821"/>
    <w:rsid w:val="00A0284F"/>
    <w:rsid w:val="00A02D98"/>
    <w:rsid w:val="00A03BF2"/>
    <w:rsid w:val="00A04576"/>
    <w:rsid w:val="00A050BD"/>
    <w:rsid w:val="00A06E44"/>
    <w:rsid w:val="00A073D2"/>
    <w:rsid w:val="00A07C80"/>
    <w:rsid w:val="00A10165"/>
    <w:rsid w:val="00A11206"/>
    <w:rsid w:val="00A11FB1"/>
    <w:rsid w:val="00A122DC"/>
    <w:rsid w:val="00A12BF4"/>
    <w:rsid w:val="00A12DD1"/>
    <w:rsid w:val="00A1414C"/>
    <w:rsid w:val="00A1472E"/>
    <w:rsid w:val="00A16C7D"/>
    <w:rsid w:val="00A17620"/>
    <w:rsid w:val="00A17C34"/>
    <w:rsid w:val="00A20572"/>
    <w:rsid w:val="00A212B3"/>
    <w:rsid w:val="00A24400"/>
    <w:rsid w:val="00A24550"/>
    <w:rsid w:val="00A25B34"/>
    <w:rsid w:val="00A25F2B"/>
    <w:rsid w:val="00A26172"/>
    <w:rsid w:val="00A26B4D"/>
    <w:rsid w:val="00A274C0"/>
    <w:rsid w:val="00A27E3A"/>
    <w:rsid w:val="00A27FD5"/>
    <w:rsid w:val="00A30795"/>
    <w:rsid w:val="00A308C9"/>
    <w:rsid w:val="00A308D0"/>
    <w:rsid w:val="00A33908"/>
    <w:rsid w:val="00A3434D"/>
    <w:rsid w:val="00A346E5"/>
    <w:rsid w:val="00A34795"/>
    <w:rsid w:val="00A34F06"/>
    <w:rsid w:val="00A35DE7"/>
    <w:rsid w:val="00A361FA"/>
    <w:rsid w:val="00A363BF"/>
    <w:rsid w:val="00A37594"/>
    <w:rsid w:val="00A37FEA"/>
    <w:rsid w:val="00A37FFE"/>
    <w:rsid w:val="00A4099F"/>
    <w:rsid w:val="00A40BC8"/>
    <w:rsid w:val="00A412CD"/>
    <w:rsid w:val="00A41A3E"/>
    <w:rsid w:val="00A41DED"/>
    <w:rsid w:val="00A42EAE"/>
    <w:rsid w:val="00A433BF"/>
    <w:rsid w:val="00A452C3"/>
    <w:rsid w:val="00A4612C"/>
    <w:rsid w:val="00A47D6D"/>
    <w:rsid w:val="00A47ED7"/>
    <w:rsid w:val="00A52DF2"/>
    <w:rsid w:val="00A55932"/>
    <w:rsid w:val="00A56B04"/>
    <w:rsid w:val="00A5724D"/>
    <w:rsid w:val="00A60945"/>
    <w:rsid w:val="00A60949"/>
    <w:rsid w:val="00A61B74"/>
    <w:rsid w:val="00A621A0"/>
    <w:rsid w:val="00A623D0"/>
    <w:rsid w:val="00A63D3C"/>
    <w:rsid w:val="00A64C81"/>
    <w:rsid w:val="00A651B0"/>
    <w:rsid w:val="00A667F5"/>
    <w:rsid w:val="00A66B7E"/>
    <w:rsid w:val="00A671DB"/>
    <w:rsid w:val="00A70DA7"/>
    <w:rsid w:val="00A71145"/>
    <w:rsid w:val="00A71E15"/>
    <w:rsid w:val="00A72D6E"/>
    <w:rsid w:val="00A72DCD"/>
    <w:rsid w:val="00A72E3E"/>
    <w:rsid w:val="00A73522"/>
    <w:rsid w:val="00A7448D"/>
    <w:rsid w:val="00A74B37"/>
    <w:rsid w:val="00A74D57"/>
    <w:rsid w:val="00A74E34"/>
    <w:rsid w:val="00A75EDE"/>
    <w:rsid w:val="00A76122"/>
    <w:rsid w:val="00A76A8C"/>
    <w:rsid w:val="00A772C9"/>
    <w:rsid w:val="00A77FEB"/>
    <w:rsid w:val="00A80B00"/>
    <w:rsid w:val="00A811B5"/>
    <w:rsid w:val="00A81C83"/>
    <w:rsid w:val="00A81FF0"/>
    <w:rsid w:val="00A823F5"/>
    <w:rsid w:val="00A828FA"/>
    <w:rsid w:val="00A82A1E"/>
    <w:rsid w:val="00A835EF"/>
    <w:rsid w:val="00A8372B"/>
    <w:rsid w:val="00A840C4"/>
    <w:rsid w:val="00A855AA"/>
    <w:rsid w:val="00A86284"/>
    <w:rsid w:val="00A87C2A"/>
    <w:rsid w:val="00A90AE3"/>
    <w:rsid w:val="00A9123A"/>
    <w:rsid w:val="00A9161A"/>
    <w:rsid w:val="00A91AEA"/>
    <w:rsid w:val="00A921EE"/>
    <w:rsid w:val="00A93CCA"/>
    <w:rsid w:val="00A943BE"/>
    <w:rsid w:val="00A94831"/>
    <w:rsid w:val="00A949F7"/>
    <w:rsid w:val="00A95152"/>
    <w:rsid w:val="00A9677E"/>
    <w:rsid w:val="00A967A5"/>
    <w:rsid w:val="00A96802"/>
    <w:rsid w:val="00A9689F"/>
    <w:rsid w:val="00A97FA9"/>
    <w:rsid w:val="00AA0254"/>
    <w:rsid w:val="00AA11F0"/>
    <w:rsid w:val="00AA1B44"/>
    <w:rsid w:val="00AA22CD"/>
    <w:rsid w:val="00AA2FFC"/>
    <w:rsid w:val="00AA31C8"/>
    <w:rsid w:val="00AA5445"/>
    <w:rsid w:val="00AA5623"/>
    <w:rsid w:val="00AA61D4"/>
    <w:rsid w:val="00AA6E83"/>
    <w:rsid w:val="00AA72E3"/>
    <w:rsid w:val="00AA7C6C"/>
    <w:rsid w:val="00AA7EF2"/>
    <w:rsid w:val="00AB0A92"/>
    <w:rsid w:val="00AB0DAF"/>
    <w:rsid w:val="00AB245D"/>
    <w:rsid w:val="00AB415F"/>
    <w:rsid w:val="00AB48B8"/>
    <w:rsid w:val="00AB4C1D"/>
    <w:rsid w:val="00AB4E68"/>
    <w:rsid w:val="00AB4FAF"/>
    <w:rsid w:val="00AB6964"/>
    <w:rsid w:val="00AB7061"/>
    <w:rsid w:val="00AB7381"/>
    <w:rsid w:val="00AC0232"/>
    <w:rsid w:val="00AC176D"/>
    <w:rsid w:val="00AC2F3E"/>
    <w:rsid w:val="00AC4CC7"/>
    <w:rsid w:val="00AC5065"/>
    <w:rsid w:val="00AC55C0"/>
    <w:rsid w:val="00AC6D01"/>
    <w:rsid w:val="00ACD67C"/>
    <w:rsid w:val="00AD0495"/>
    <w:rsid w:val="00AD0E33"/>
    <w:rsid w:val="00AD21EE"/>
    <w:rsid w:val="00AD25E5"/>
    <w:rsid w:val="00AD2884"/>
    <w:rsid w:val="00AD2C73"/>
    <w:rsid w:val="00AD6429"/>
    <w:rsid w:val="00AD6C8B"/>
    <w:rsid w:val="00AD6DF1"/>
    <w:rsid w:val="00AD78EA"/>
    <w:rsid w:val="00AE0164"/>
    <w:rsid w:val="00AE068A"/>
    <w:rsid w:val="00AE0F78"/>
    <w:rsid w:val="00AE278F"/>
    <w:rsid w:val="00AE40F2"/>
    <w:rsid w:val="00AE4E89"/>
    <w:rsid w:val="00AE698C"/>
    <w:rsid w:val="00AE761A"/>
    <w:rsid w:val="00AE78B6"/>
    <w:rsid w:val="00AE7A8F"/>
    <w:rsid w:val="00AE7A93"/>
    <w:rsid w:val="00AE7FD6"/>
    <w:rsid w:val="00AF2349"/>
    <w:rsid w:val="00AF23AB"/>
    <w:rsid w:val="00AF4BB7"/>
    <w:rsid w:val="00AF5C11"/>
    <w:rsid w:val="00AF72DC"/>
    <w:rsid w:val="00AF79A7"/>
    <w:rsid w:val="00AF7C31"/>
    <w:rsid w:val="00B0034E"/>
    <w:rsid w:val="00B006B0"/>
    <w:rsid w:val="00B013E1"/>
    <w:rsid w:val="00B02416"/>
    <w:rsid w:val="00B025F8"/>
    <w:rsid w:val="00B02CEB"/>
    <w:rsid w:val="00B036C7"/>
    <w:rsid w:val="00B044CA"/>
    <w:rsid w:val="00B06329"/>
    <w:rsid w:val="00B10DB8"/>
    <w:rsid w:val="00B110F3"/>
    <w:rsid w:val="00B1126A"/>
    <w:rsid w:val="00B11E32"/>
    <w:rsid w:val="00B11EBB"/>
    <w:rsid w:val="00B13595"/>
    <w:rsid w:val="00B14519"/>
    <w:rsid w:val="00B147A9"/>
    <w:rsid w:val="00B15206"/>
    <w:rsid w:val="00B15E7F"/>
    <w:rsid w:val="00B15FA4"/>
    <w:rsid w:val="00B161E2"/>
    <w:rsid w:val="00B162BC"/>
    <w:rsid w:val="00B16A1F"/>
    <w:rsid w:val="00B20C5A"/>
    <w:rsid w:val="00B234B7"/>
    <w:rsid w:val="00B24D77"/>
    <w:rsid w:val="00B2507C"/>
    <w:rsid w:val="00B253B4"/>
    <w:rsid w:val="00B25705"/>
    <w:rsid w:val="00B27B64"/>
    <w:rsid w:val="00B3099B"/>
    <w:rsid w:val="00B309AA"/>
    <w:rsid w:val="00B309E5"/>
    <w:rsid w:val="00B30D27"/>
    <w:rsid w:val="00B319C7"/>
    <w:rsid w:val="00B31AA9"/>
    <w:rsid w:val="00B31B2F"/>
    <w:rsid w:val="00B31D19"/>
    <w:rsid w:val="00B324B2"/>
    <w:rsid w:val="00B33970"/>
    <w:rsid w:val="00B34138"/>
    <w:rsid w:val="00B34B81"/>
    <w:rsid w:val="00B34BB6"/>
    <w:rsid w:val="00B35749"/>
    <w:rsid w:val="00B35B03"/>
    <w:rsid w:val="00B35CF7"/>
    <w:rsid w:val="00B41420"/>
    <w:rsid w:val="00B422D6"/>
    <w:rsid w:val="00B441E7"/>
    <w:rsid w:val="00B44678"/>
    <w:rsid w:val="00B47129"/>
    <w:rsid w:val="00B5084E"/>
    <w:rsid w:val="00B51AD4"/>
    <w:rsid w:val="00B52FAF"/>
    <w:rsid w:val="00B53FD5"/>
    <w:rsid w:val="00B545B0"/>
    <w:rsid w:val="00B547CE"/>
    <w:rsid w:val="00B555E5"/>
    <w:rsid w:val="00B55669"/>
    <w:rsid w:val="00B55D75"/>
    <w:rsid w:val="00B55FEF"/>
    <w:rsid w:val="00B56C54"/>
    <w:rsid w:val="00B57186"/>
    <w:rsid w:val="00B574B3"/>
    <w:rsid w:val="00B5773B"/>
    <w:rsid w:val="00B57ACF"/>
    <w:rsid w:val="00B6097D"/>
    <w:rsid w:val="00B60C95"/>
    <w:rsid w:val="00B62740"/>
    <w:rsid w:val="00B63220"/>
    <w:rsid w:val="00B63416"/>
    <w:rsid w:val="00B635BB"/>
    <w:rsid w:val="00B63BB2"/>
    <w:rsid w:val="00B63BCD"/>
    <w:rsid w:val="00B6423D"/>
    <w:rsid w:val="00B6584C"/>
    <w:rsid w:val="00B660E0"/>
    <w:rsid w:val="00B662BA"/>
    <w:rsid w:val="00B66F5B"/>
    <w:rsid w:val="00B670CA"/>
    <w:rsid w:val="00B70E47"/>
    <w:rsid w:val="00B725DC"/>
    <w:rsid w:val="00B73C14"/>
    <w:rsid w:val="00B73DEF"/>
    <w:rsid w:val="00B7410B"/>
    <w:rsid w:val="00B74DA8"/>
    <w:rsid w:val="00B74FC7"/>
    <w:rsid w:val="00B75434"/>
    <w:rsid w:val="00B758A2"/>
    <w:rsid w:val="00B75A02"/>
    <w:rsid w:val="00B75BA4"/>
    <w:rsid w:val="00B76145"/>
    <w:rsid w:val="00B766E5"/>
    <w:rsid w:val="00B7690F"/>
    <w:rsid w:val="00B77442"/>
    <w:rsid w:val="00B77A54"/>
    <w:rsid w:val="00B77D15"/>
    <w:rsid w:val="00B800DF"/>
    <w:rsid w:val="00B80787"/>
    <w:rsid w:val="00B808C7"/>
    <w:rsid w:val="00B81277"/>
    <w:rsid w:val="00B8159F"/>
    <w:rsid w:val="00B8227F"/>
    <w:rsid w:val="00B824E2"/>
    <w:rsid w:val="00B82AF6"/>
    <w:rsid w:val="00B8323E"/>
    <w:rsid w:val="00B834F4"/>
    <w:rsid w:val="00B83951"/>
    <w:rsid w:val="00B84DB9"/>
    <w:rsid w:val="00B84E60"/>
    <w:rsid w:val="00B8549D"/>
    <w:rsid w:val="00B856F8"/>
    <w:rsid w:val="00B86932"/>
    <w:rsid w:val="00B86E14"/>
    <w:rsid w:val="00B902E8"/>
    <w:rsid w:val="00B905AD"/>
    <w:rsid w:val="00B9069A"/>
    <w:rsid w:val="00B912D1"/>
    <w:rsid w:val="00B91854"/>
    <w:rsid w:val="00B918E7"/>
    <w:rsid w:val="00B93A85"/>
    <w:rsid w:val="00B94435"/>
    <w:rsid w:val="00B95B89"/>
    <w:rsid w:val="00B95DD3"/>
    <w:rsid w:val="00B967F9"/>
    <w:rsid w:val="00B975DB"/>
    <w:rsid w:val="00B9790B"/>
    <w:rsid w:val="00B97A8C"/>
    <w:rsid w:val="00B97F87"/>
    <w:rsid w:val="00BA0245"/>
    <w:rsid w:val="00BA052E"/>
    <w:rsid w:val="00BA2245"/>
    <w:rsid w:val="00BA2DD7"/>
    <w:rsid w:val="00BA30C0"/>
    <w:rsid w:val="00BA3C24"/>
    <w:rsid w:val="00BA3CAF"/>
    <w:rsid w:val="00BA43FC"/>
    <w:rsid w:val="00BA4976"/>
    <w:rsid w:val="00BA5322"/>
    <w:rsid w:val="00BA5F5A"/>
    <w:rsid w:val="00BA74B2"/>
    <w:rsid w:val="00BA79A5"/>
    <w:rsid w:val="00BB1935"/>
    <w:rsid w:val="00BB21E5"/>
    <w:rsid w:val="00BB2932"/>
    <w:rsid w:val="00BB2FFB"/>
    <w:rsid w:val="00BB4107"/>
    <w:rsid w:val="00BB49A6"/>
    <w:rsid w:val="00BB4AC5"/>
    <w:rsid w:val="00BB4B3B"/>
    <w:rsid w:val="00BB4F85"/>
    <w:rsid w:val="00BB6380"/>
    <w:rsid w:val="00BB668A"/>
    <w:rsid w:val="00BB7227"/>
    <w:rsid w:val="00BC033B"/>
    <w:rsid w:val="00BC03D1"/>
    <w:rsid w:val="00BC0B51"/>
    <w:rsid w:val="00BC1B8A"/>
    <w:rsid w:val="00BC34F9"/>
    <w:rsid w:val="00BC366C"/>
    <w:rsid w:val="00BC3A26"/>
    <w:rsid w:val="00BC4566"/>
    <w:rsid w:val="00BC48FF"/>
    <w:rsid w:val="00BC4A46"/>
    <w:rsid w:val="00BC4A8D"/>
    <w:rsid w:val="00BC5942"/>
    <w:rsid w:val="00BC5ACE"/>
    <w:rsid w:val="00BC5DCD"/>
    <w:rsid w:val="00BC5F7E"/>
    <w:rsid w:val="00BC6B5D"/>
    <w:rsid w:val="00BC7C0F"/>
    <w:rsid w:val="00BC7FF9"/>
    <w:rsid w:val="00BD05ED"/>
    <w:rsid w:val="00BD0B3D"/>
    <w:rsid w:val="00BD0C15"/>
    <w:rsid w:val="00BD137E"/>
    <w:rsid w:val="00BD17A3"/>
    <w:rsid w:val="00BD2DDB"/>
    <w:rsid w:val="00BD36FC"/>
    <w:rsid w:val="00BD39E0"/>
    <w:rsid w:val="00BD44FC"/>
    <w:rsid w:val="00BD4AC9"/>
    <w:rsid w:val="00BD5B69"/>
    <w:rsid w:val="00BE0F30"/>
    <w:rsid w:val="00BE183A"/>
    <w:rsid w:val="00BE2137"/>
    <w:rsid w:val="00BE22E5"/>
    <w:rsid w:val="00BE260D"/>
    <w:rsid w:val="00BE2633"/>
    <w:rsid w:val="00BE384D"/>
    <w:rsid w:val="00BE3A07"/>
    <w:rsid w:val="00BE4C80"/>
    <w:rsid w:val="00BE5837"/>
    <w:rsid w:val="00BE5BE9"/>
    <w:rsid w:val="00BE5F20"/>
    <w:rsid w:val="00BE6105"/>
    <w:rsid w:val="00BE6E01"/>
    <w:rsid w:val="00BE7B62"/>
    <w:rsid w:val="00BE7E46"/>
    <w:rsid w:val="00BF0123"/>
    <w:rsid w:val="00BF03EE"/>
    <w:rsid w:val="00BF08D9"/>
    <w:rsid w:val="00BF2D7C"/>
    <w:rsid w:val="00BF3335"/>
    <w:rsid w:val="00BF4087"/>
    <w:rsid w:val="00BF4560"/>
    <w:rsid w:val="00BF5D11"/>
    <w:rsid w:val="00BF6566"/>
    <w:rsid w:val="00BF6590"/>
    <w:rsid w:val="00BF7814"/>
    <w:rsid w:val="00C00A64"/>
    <w:rsid w:val="00C02312"/>
    <w:rsid w:val="00C02547"/>
    <w:rsid w:val="00C02794"/>
    <w:rsid w:val="00C02B81"/>
    <w:rsid w:val="00C02D15"/>
    <w:rsid w:val="00C02D91"/>
    <w:rsid w:val="00C044C2"/>
    <w:rsid w:val="00C04D33"/>
    <w:rsid w:val="00C10035"/>
    <w:rsid w:val="00C10848"/>
    <w:rsid w:val="00C10A8B"/>
    <w:rsid w:val="00C10CE9"/>
    <w:rsid w:val="00C1155B"/>
    <w:rsid w:val="00C11E4C"/>
    <w:rsid w:val="00C13271"/>
    <w:rsid w:val="00C13314"/>
    <w:rsid w:val="00C14FD6"/>
    <w:rsid w:val="00C15110"/>
    <w:rsid w:val="00C15908"/>
    <w:rsid w:val="00C15D53"/>
    <w:rsid w:val="00C162DF"/>
    <w:rsid w:val="00C178B5"/>
    <w:rsid w:val="00C17945"/>
    <w:rsid w:val="00C20982"/>
    <w:rsid w:val="00C20C2D"/>
    <w:rsid w:val="00C24077"/>
    <w:rsid w:val="00C2430D"/>
    <w:rsid w:val="00C24526"/>
    <w:rsid w:val="00C25D3E"/>
    <w:rsid w:val="00C26AFB"/>
    <w:rsid w:val="00C30226"/>
    <w:rsid w:val="00C30F49"/>
    <w:rsid w:val="00C31FFF"/>
    <w:rsid w:val="00C329FC"/>
    <w:rsid w:val="00C32EDF"/>
    <w:rsid w:val="00C332EB"/>
    <w:rsid w:val="00C336E5"/>
    <w:rsid w:val="00C346C7"/>
    <w:rsid w:val="00C36730"/>
    <w:rsid w:val="00C409AE"/>
    <w:rsid w:val="00C40B9A"/>
    <w:rsid w:val="00C42CBF"/>
    <w:rsid w:val="00C42E0D"/>
    <w:rsid w:val="00C42E58"/>
    <w:rsid w:val="00C43067"/>
    <w:rsid w:val="00C43401"/>
    <w:rsid w:val="00C44DAE"/>
    <w:rsid w:val="00C45159"/>
    <w:rsid w:val="00C45351"/>
    <w:rsid w:val="00C4604B"/>
    <w:rsid w:val="00C4626A"/>
    <w:rsid w:val="00C474C6"/>
    <w:rsid w:val="00C4786E"/>
    <w:rsid w:val="00C47C17"/>
    <w:rsid w:val="00C502EC"/>
    <w:rsid w:val="00C50425"/>
    <w:rsid w:val="00C50499"/>
    <w:rsid w:val="00C50B2B"/>
    <w:rsid w:val="00C50D77"/>
    <w:rsid w:val="00C51506"/>
    <w:rsid w:val="00C5175E"/>
    <w:rsid w:val="00C517AD"/>
    <w:rsid w:val="00C51BDB"/>
    <w:rsid w:val="00C5362A"/>
    <w:rsid w:val="00C5381A"/>
    <w:rsid w:val="00C5419A"/>
    <w:rsid w:val="00C54907"/>
    <w:rsid w:val="00C54B90"/>
    <w:rsid w:val="00C556E2"/>
    <w:rsid w:val="00C56492"/>
    <w:rsid w:val="00C5762B"/>
    <w:rsid w:val="00C60E44"/>
    <w:rsid w:val="00C61417"/>
    <w:rsid w:val="00C62648"/>
    <w:rsid w:val="00C62A14"/>
    <w:rsid w:val="00C63B9B"/>
    <w:rsid w:val="00C63ECE"/>
    <w:rsid w:val="00C64B1A"/>
    <w:rsid w:val="00C64D6B"/>
    <w:rsid w:val="00C6518B"/>
    <w:rsid w:val="00C6549D"/>
    <w:rsid w:val="00C667BC"/>
    <w:rsid w:val="00C6777D"/>
    <w:rsid w:val="00C67875"/>
    <w:rsid w:val="00C67C6B"/>
    <w:rsid w:val="00C700DE"/>
    <w:rsid w:val="00C70103"/>
    <w:rsid w:val="00C70696"/>
    <w:rsid w:val="00C7081C"/>
    <w:rsid w:val="00C7157A"/>
    <w:rsid w:val="00C7216E"/>
    <w:rsid w:val="00C722F5"/>
    <w:rsid w:val="00C72593"/>
    <w:rsid w:val="00C73008"/>
    <w:rsid w:val="00C7393C"/>
    <w:rsid w:val="00C73F98"/>
    <w:rsid w:val="00C75A22"/>
    <w:rsid w:val="00C75C2C"/>
    <w:rsid w:val="00C803F3"/>
    <w:rsid w:val="00C8046A"/>
    <w:rsid w:val="00C80B23"/>
    <w:rsid w:val="00C81630"/>
    <w:rsid w:val="00C81911"/>
    <w:rsid w:val="00C82EBD"/>
    <w:rsid w:val="00C8302C"/>
    <w:rsid w:val="00C8335F"/>
    <w:rsid w:val="00C844EB"/>
    <w:rsid w:val="00C857F4"/>
    <w:rsid w:val="00C8594C"/>
    <w:rsid w:val="00C86802"/>
    <w:rsid w:val="00C86B5C"/>
    <w:rsid w:val="00C875DC"/>
    <w:rsid w:val="00C8764A"/>
    <w:rsid w:val="00C90342"/>
    <w:rsid w:val="00C91E5F"/>
    <w:rsid w:val="00C91FE1"/>
    <w:rsid w:val="00C920BD"/>
    <w:rsid w:val="00C92AE2"/>
    <w:rsid w:val="00C92F75"/>
    <w:rsid w:val="00C93AD4"/>
    <w:rsid w:val="00C94351"/>
    <w:rsid w:val="00C946EB"/>
    <w:rsid w:val="00C955C8"/>
    <w:rsid w:val="00C963E7"/>
    <w:rsid w:val="00C96F84"/>
    <w:rsid w:val="00CA0E35"/>
    <w:rsid w:val="00CA13B0"/>
    <w:rsid w:val="00CA29C0"/>
    <w:rsid w:val="00CA410F"/>
    <w:rsid w:val="00CA6222"/>
    <w:rsid w:val="00CA70E8"/>
    <w:rsid w:val="00CA7B3A"/>
    <w:rsid w:val="00CA7D6A"/>
    <w:rsid w:val="00CB065B"/>
    <w:rsid w:val="00CB18DE"/>
    <w:rsid w:val="00CB18FB"/>
    <w:rsid w:val="00CB2C8A"/>
    <w:rsid w:val="00CB2D41"/>
    <w:rsid w:val="00CB3F6F"/>
    <w:rsid w:val="00CB4949"/>
    <w:rsid w:val="00CB4DCA"/>
    <w:rsid w:val="00CB4E91"/>
    <w:rsid w:val="00CB51BB"/>
    <w:rsid w:val="00CB65C9"/>
    <w:rsid w:val="00CB6B76"/>
    <w:rsid w:val="00CB73A4"/>
    <w:rsid w:val="00CB73AA"/>
    <w:rsid w:val="00CB7AD8"/>
    <w:rsid w:val="00CC15B2"/>
    <w:rsid w:val="00CC2038"/>
    <w:rsid w:val="00CC2EDD"/>
    <w:rsid w:val="00CC3877"/>
    <w:rsid w:val="00CC3D50"/>
    <w:rsid w:val="00CC47E7"/>
    <w:rsid w:val="00CC6370"/>
    <w:rsid w:val="00CC69D9"/>
    <w:rsid w:val="00CC71AD"/>
    <w:rsid w:val="00CC74A5"/>
    <w:rsid w:val="00CD04A8"/>
    <w:rsid w:val="00CD0983"/>
    <w:rsid w:val="00CD0C4B"/>
    <w:rsid w:val="00CD2C19"/>
    <w:rsid w:val="00CD308B"/>
    <w:rsid w:val="00CD3937"/>
    <w:rsid w:val="00CD3AF3"/>
    <w:rsid w:val="00CD3DA1"/>
    <w:rsid w:val="00CD4AEE"/>
    <w:rsid w:val="00CD4C86"/>
    <w:rsid w:val="00CD640A"/>
    <w:rsid w:val="00CD641F"/>
    <w:rsid w:val="00CD6CF3"/>
    <w:rsid w:val="00CD7E8F"/>
    <w:rsid w:val="00CE0710"/>
    <w:rsid w:val="00CE1A6C"/>
    <w:rsid w:val="00CE1CA1"/>
    <w:rsid w:val="00CE276D"/>
    <w:rsid w:val="00CE35B1"/>
    <w:rsid w:val="00CE3824"/>
    <w:rsid w:val="00CE3ADA"/>
    <w:rsid w:val="00CE44E6"/>
    <w:rsid w:val="00CE61EF"/>
    <w:rsid w:val="00CE65B1"/>
    <w:rsid w:val="00CE6FD1"/>
    <w:rsid w:val="00CE745B"/>
    <w:rsid w:val="00CE7699"/>
    <w:rsid w:val="00CE7ECB"/>
    <w:rsid w:val="00CF0DF1"/>
    <w:rsid w:val="00CF2CF7"/>
    <w:rsid w:val="00CF3301"/>
    <w:rsid w:val="00CF3725"/>
    <w:rsid w:val="00CF3D10"/>
    <w:rsid w:val="00CF3F1A"/>
    <w:rsid w:val="00CF47E6"/>
    <w:rsid w:val="00CF5BA1"/>
    <w:rsid w:val="00CF7A24"/>
    <w:rsid w:val="00CF7DBC"/>
    <w:rsid w:val="00D0104E"/>
    <w:rsid w:val="00D010B1"/>
    <w:rsid w:val="00D0207F"/>
    <w:rsid w:val="00D0306D"/>
    <w:rsid w:val="00D03672"/>
    <w:rsid w:val="00D0498D"/>
    <w:rsid w:val="00D05705"/>
    <w:rsid w:val="00D06670"/>
    <w:rsid w:val="00D06900"/>
    <w:rsid w:val="00D06999"/>
    <w:rsid w:val="00D10B24"/>
    <w:rsid w:val="00D10FD7"/>
    <w:rsid w:val="00D11EAE"/>
    <w:rsid w:val="00D120A2"/>
    <w:rsid w:val="00D12660"/>
    <w:rsid w:val="00D13997"/>
    <w:rsid w:val="00D148CC"/>
    <w:rsid w:val="00D15E45"/>
    <w:rsid w:val="00D162BD"/>
    <w:rsid w:val="00D16C9D"/>
    <w:rsid w:val="00D17005"/>
    <w:rsid w:val="00D17756"/>
    <w:rsid w:val="00D177F2"/>
    <w:rsid w:val="00D17A58"/>
    <w:rsid w:val="00D20A25"/>
    <w:rsid w:val="00D20B75"/>
    <w:rsid w:val="00D21893"/>
    <w:rsid w:val="00D219BF"/>
    <w:rsid w:val="00D222AB"/>
    <w:rsid w:val="00D223B6"/>
    <w:rsid w:val="00D236A1"/>
    <w:rsid w:val="00D238FE"/>
    <w:rsid w:val="00D248F2"/>
    <w:rsid w:val="00D24D25"/>
    <w:rsid w:val="00D2564A"/>
    <w:rsid w:val="00D25EB9"/>
    <w:rsid w:val="00D26625"/>
    <w:rsid w:val="00D26C05"/>
    <w:rsid w:val="00D27D3A"/>
    <w:rsid w:val="00D301BD"/>
    <w:rsid w:val="00D306CC"/>
    <w:rsid w:val="00D30A38"/>
    <w:rsid w:val="00D319FE"/>
    <w:rsid w:val="00D31F87"/>
    <w:rsid w:val="00D33638"/>
    <w:rsid w:val="00D33DDB"/>
    <w:rsid w:val="00D3499B"/>
    <w:rsid w:val="00D34E58"/>
    <w:rsid w:val="00D40563"/>
    <w:rsid w:val="00D40C60"/>
    <w:rsid w:val="00D411F8"/>
    <w:rsid w:val="00D41E4F"/>
    <w:rsid w:val="00D42290"/>
    <w:rsid w:val="00D42F4D"/>
    <w:rsid w:val="00D44F71"/>
    <w:rsid w:val="00D45DE0"/>
    <w:rsid w:val="00D45F19"/>
    <w:rsid w:val="00D46869"/>
    <w:rsid w:val="00D46C69"/>
    <w:rsid w:val="00D477E1"/>
    <w:rsid w:val="00D479E6"/>
    <w:rsid w:val="00D508E7"/>
    <w:rsid w:val="00D50985"/>
    <w:rsid w:val="00D51410"/>
    <w:rsid w:val="00D529B8"/>
    <w:rsid w:val="00D533E4"/>
    <w:rsid w:val="00D53BCD"/>
    <w:rsid w:val="00D5430F"/>
    <w:rsid w:val="00D54366"/>
    <w:rsid w:val="00D55551"/>
    <w:rsid w:val="00D566A8"/>
    <w:rsid w:val="00D57685"/>
    <w:rsid w:val="00D60452"/>
    <w:rsid w:val="00D6159C"/>
    <w:rsid w:val="00D63410"/>
    <w:rsid w:val="00D63660"/>
    <w:rsid w:val="00D64002"/>
    <w:rsid w:val="00D6482B"/>
    <w:rsid w:val="00D669B1"/>
    <w:rsid w:val="00D66CF6"/>
    <w:rsid w:val="00D67A16"/>
    <w:rsid w:val="00D70F1B"/>
    <w:rsid w:val="00D71044"/>
    <w:rsid w:val="00D710F6"/>
    <w:rsid w:val="00D7163D"/>
    <w:rsid w:val="00D72479"/>
    <w:rsid w:val="00D731AB"/>
    <w:rsid w:val="00D731F2"/>
    <w:rsid w:val="00D745B7"/>
    <w:rsid w:val="00D74776"/>
    <w:rsid w:val="00D747C7"/>
    <w:rsid w:val="00D75826"/>
    <w:rsid w:val="00D75D50"/>
    <w:rsid w:val="00D80149"/>
    <w:rsid w:val="00D806F9"/>
    <w:rsid w:val="00D8077D"/>
    <w:rsid w:val="00D80CA5"/>
    <w:rsid w:val="00D8134A"/>
    <w:rsid w:val="00D828B2"/>
    <w:rsid w:val="00D82A31"/>
    <w:rsid w:val="00D82F3F"/>
    <w:rsid w:val="00D83413"/>
    <w:rsid w:val="00D83DA9"/>
    <w:rsid w:val="00D850A9"/>
    <w:rsid w:val="00D854BC"/>
    <w:rsid w:val="00D85C47"/>
    <w:rsid w:val="00D86EDF"/>
    <w:rsid w:val="00D879F7"/>
    <w:rsid w:val="00D906B2"/>
    <w:rsid w:val="00D90D84"/>
    <w:rsid w:val="00D90DC1"/>
    <w:rsid w:val="00D92C7E"/>
    <w:rsid w:val="00D937E8"/>
    <w:rsid w:val="00D93EF7"/>
    <w:rsid w:val="00D946E8"/>
    <w:rsid w:val="00D94ED7"/>
    <w:rsid w:val="00D950FF"/>
    <w:rsid w:val="00D95590"/>
    <w:rsid w:val="00D964BF"/>
    <w:rsid w:val="00D96696"/>
    <w:rsid w:val="00D9731D"/>
    <w:rsid w:val="00DA0040"/>
    <w:rsid w:val="00DA0249"/>
    <w:rsid w:val="00DA1168"/>
    <w:rsid w:val="00DA2137"/>
    <w:rsid w:val="00DA214B"/>
    <w:rsid w:val="00DA29D8"/>
    <w:rsid w:val="00DA38E5"/>
    <w:rsid w:val="00DA4011"/>
    <w:rsid w:val="00DA44C1"/>
    <w:rsid w:val="00DA5136"/>
    <w:rsid w:val="00DA687F"/>
    <w:rsid w:val="00DB05E1"/>
    <w:rsid w:val="00DB084E"/>
    <w:rsid w:val="00DB091B"/>
    <w:rsid w:val="00DB09C2"/>
    <w:rsid w:val="00DB0FC7"/>
    <w:rsid w:val="00DB1B04"/>
    <w:rsid w:val="00DB1D58"/>
    <w:rsid w:val="00DB1FE8"/>
    <w:rsid w:val="00DB32E7"/>
    <w:rsid w:val="00DB3768"/>
    <w:rsid w:val="00DB5370"/>
    <w:rsid w:val="00DB66DE"/>
    <w:rsid w:val="00DB6D18"/>
    <w:rsid w:val="00DB7087"/>
    <w:rsid w:val="00DB77BA"/>
    <w:rsid w:val="00DC00F5"/>
    <w:rsid w:val="00DC15AC"/>
    <w:rsid w:val="00DC1BBE"/>
    <w:rsid w:val="00DC25BE"/>
    <w:rsid w:val="00DC32B8"/>
    <w:rsid w:val="00DC36AE"/>
    <w:rsid w:val="00DC3B50"/>
    <w:rsid w:val="00DC3C14"/>
    <w:rsid w:val="00DC3E35"/>
    <w:rsid w:val="00DC406A"/>
    <w:rsid w:val="00DC4C26"/>
    <w:rsid w:val="00DC4F1E"/>
    <w:rsid w:val="00DC51C3"/>
    <w:rsid w:val="00DC5943"/>
    <w:rsid w:val="00DC5AF6"/>
    <w:rsid w:val="00DC656D"/>
    <w:rsid w:val="00DC662C"/>
    <w:rsid w:val="00DC7A58"/>
    <w:rsid w:val="00DC7B5C"/>
    <w:rsid w:val="00DC7B99"/>
    <w:rsid w:val="00DC7BA3"/>
    <w:rsid w:val="00DD364C"/>
    <w:rsid w:val="00DD43A9"/>
    <w:rsid w:val="00DD4F59"/>
    <w:rsid w:val="00DD536F"/>
    <w:rsid w:val="00DD65FB"/>
    <w:rsid w:val="00DD712C"/>
    <w:rsid w:val="00DD73CC"/>
    <w:rsid w:val="00DD7E54"/>
    <w:rsid w:val="00DE0A9D"/>
    <w:rsid w:val="00DE1911"/>
    <w:rsid w:val="00DE2153"/>
    <w:rsid w:val="00DE26FD"/>
    <w:rsid w:val="00DE2A11"/>
    <w:rsid w:val="00DE4841"/>
    <w:rsid w:val="00DE598B"/>
    <w:rsid w:val="00DE737A"/>
    <w:rsid w:val="00DF0956"/>
    <w:rsid w:val="00DF19BE"/>
    <w:rsid w:val="00DF1DC6"/>
    <w:rsid w:val="00DF3559"/>
    <w:rsid w:val="00DF4166"/>
    <w:rsid w:val="00DF4391"/>
    <w:rsid w:val="00DF499E"/>
    <w:rsid w:val="00DF4D97"/>
    <w:rsid w:val="00DF4F3E"/>
    <w:rsid w:val="00DF5BB1"/>
    <w:rsid w:val="00DF7495"/>
    <w:rsid w:val="00E00065"/>
    <w:rsid w:val="00E0145D"/>
    <w:rsid w:val="00E026BE"/>
    <w:rsid w:val="00E03369"/>
    <w:rsid w:val="00E033DE"/>
    <w:rsid w:val="00E0428F"/>
    <w:rsid w:val="00E0452D"/>
    <w:rsid w:val="00E04AE7"/>
    <w:rsid w:val="00E05189"/>
    <w:rsid w:val="00E06320"/>
    <w:rsid w:val="00E06550"/>
    <w:rsid w:val="00E06A51"/>
    <w:rsid w:val="00E079B5"/>
    <w:rsid w:val="00E1144A"/>
    <w:rsid w:val="00E13952"/>
    <w:rsid w:val="00E154B2"/>
    <w:rsid w:val="00E1584E"/>
    <w:rsid w:val="00E173B7"/>
    <w:rsid w:val="00E1745B"/>
    <w:rsid w:val="00E176C6"/>
    <w:rsid w:val="00E17D3C"/>
    <w:rsid w:val="00E20607"/>
    <w:rsid w:val="00E21A87"/>
    <w:rsid w:val="00E222C8"/>
    <w:rsid w:val="00E2348D"/>
    <w:rsid w:val="00E23FEC"/>
    <w:rsid w:val="00E24D06"/>
    <w:rsid w:val="00E25093"/>
    <w:rsid w:val="00E27450"/>
    <w:rsid w:val="00E27A61"/>
    <w:rsid w:val="00E27D4C"/>
    <w:rsid w:val="00E27E84"/>
    <w:rsid w:val="00E27FCE"/>
    <w:rsid w:val="00E3018A"/>
    <w:rsid w:val="00E30268"/>
    <w:rsid w:val="00E31F86"/>
    <w:rsid w:val="00E33898"/>
    <w:rsid w:val="00E33F5F"/>
    <w:rsid w:val="00E34712"/>
    <w:rsid w:val="00E36022"/>
    <w:rsid w:val="00E3622A"/>
    <w:rsid w:val="00E36CC0"/>
    <w:rsid w:val="00E405A9"/>
    <w:rsid w:val="00E4122D"/>
    <w:rsid w:val="00E41495"/>
    <w:rsid w:val="00E41498"/>
    <w:rsid w:val="00E41C58"/>
    <w:rsid w:val="00E41E66"/>
    <w:rsid w:val="00E434C6"/>
    <w:rsid w:val="00E44439"/>
    <w:rsid w:val="00E44606"/>
    <w:rsid w:val="00E446BC"/>
    <w:rsid w:val="00E455E3"/>
    <w:rsid w:val="00E45E1C"/>
    <w:rsid w:val="00E4605F"/>
    <w:rsid w:val="00E46335"/>
    <w:rsid w:val="00E4657D"/>
    <w:rsid w:val="00E46815"/>
    <w:rsid w:val="00E502BD"/>
    <w:rsid w:val="00E503A2"/>
    <w:rsid w:val="00E51377"/>
    <w:rsid w:val="00E52A8B"/>
    <w:rsid w:val="00E540BA"/>
    <w:rsid w:val="00E54604"/>
    <w:rsid w:val="00E55D16"/>
    <w:rsid w:val="00E56B62"/>
    <w:rsid w:val="00E56F32"/>
    <w:rsid w:val="00E57DE2"/>
    <w:rsid w:val="00E605BC"/>
    <w:rsid w:val="00E60AF1"/>
    <w:rsid w:val="00E614F0"/>
    <w:rsid w:val="00E63299"/>
    <w:rsid w:val="00E632CD"/>
    <w:rsid w:val="00E643BD"/>
    <w:rsid w:val="00E6508A"/>
    <w:rsid w:val="00E67BB8"/>
    <w:rsid w:val="00E67BC8"/>
    <w:rsid w:val="00E706F3"/>
    <w:rsid w:val="00E71025"/>
    <w:rsid w:val="00E7117A"/>
    <w:rsid w:val="00E7141A"/>
    <w:rsid w:val="00E723B4"/>
    <w:rsid w:val="00E7256E"/>
    <w:rsid w:val="00E726CD"/>
    <w:rsid w:val="00E73C80"/>
    <w:rsid w:val="00E74D57"/>
    <w:rsid w:val="00E75BBF"/>
    <w:rsid w:val="00E768AE"/>
    <w:rsid w:val="00E770CE"/>
    <w:rsid w:val="00E80F27"/>
    <w:rsid w:val="00E8132B"/>
    <w:rsid w:val="00E84442"/>
    <w:rsid w:val="00E849BD"/>
    <w:rsid w:val="00E84B9F"/>
    <w:rsid w:val="00E851C4"/>
    <w:rsid w:val="00E85272"/>
    <w:rsid w:val="00E85A15"/>
    <w:rsid w:val="00E85FB3"/>
    <w:rsid w:val="00E86644"/>
    <w:rsid w:val="00E86670"/>
    <w:rsid w:val="00E905DF"/>
    <w:rsid w:val="00E91878"/>
    <w:rsid w:val="00E9297B"/>
    <w:rsid w:val="00E9326A"/>
    <w:rsid w:val="00E943B5"/>
    <w:rsid w:val="00E94CCE"/>
    <w:rsid w:val="00E952D5"/>
    <w:rsid w:val="00E9579B"/>
    <w:rsid w:val="00E96E42"/>
    <w:rsid w:val="00E97973"/>
    <w:rsid w:val="00E97D18"/>
    <w:rsid w:val="00EA09AC"/>
    <w:rsid w:val="00EA1C94"/>
    <w:rsid w:val="00EA2547"/>
    <w:rsid w:val="00EA2B5C"/>
    <w:rsid w:val="00EA31D6"/>
    <w:rsid w:val="00EA3E71"/>
    <w:rsid w:val="00EA549F"/>
    <w:rsid w:val="00EA5D96"/>
    <w:rsid w:val="00EA61B4"/>
    <w:rsid w:val="00EA6201"/>
    <w:rsid w:val="00EA6238"/>
    <w:rsid w:val="00EA6447"/>
    <w:rsid w:val="00EA6DA5"/>
    <w:rsid w:val="00EA71D2"/>
    <w:rsid w:val="00EA724D"/>
    <w:rsid w:val="00EA7457"/>
    <w:rsid w:val="00EA76FB"/>
    <w:rsid w:val="00EB0551"/>
    <w:rsid w:val="00EB149C"/>
    <w:rsid w:val="00EB2E2A"/>
    <w:rsid w:val="00EB3B1D"/>
    <w:rsid w:val="00EB4185"/>
    <w:rsid w:val="00EB4E50"/>
    <w:rsid w:val="00EB6539"/>
    <w:rsid w:val="00EB7392"/>
    <w:rsid w:val="00EB75B3"/>
    <w:rsid w:val="00EB78A8"/>
    <w:rsid w:val="00EC0E15"/>
    <w:rsid w:val="00EC1169"/>
    <w:rsid w:val="00EC1315"/>
    <w:rsid w:val="00EC21C8"/>
    <w:rsid w:val="00EC302D"/>
    <w:rsid w:val="00EC3218"/>
    <w:rsid w:val="00EC3CBB"/>
    <w:rsid w:val="00EC443E"/>
    <w:rsid w:val="00EC5559"/>
    <w:rsid w:val="00EC5E57"/>
    <w:rsid w:val="00EC6AC2"/>
    <w:rsid w:val="00EC7035"/>
    <w:rsid w:val="00EC72E3"/>
    <w:rsid w:val="00EC7350"/>
    <w:rsid w:val="00EC7A86"/>
    <w:rsid w:val="00ED0097"/>
    <w:rsid w:val="00ED0FA8"/>
    <w:rsid w:val="00ED1A28"/>
    <w:rsid w:val="00ED21F6"/>
    <w:rsid w:val="00ED25F0"/>
    <w:rsid w:val="00ED49EB"/>
    <w:rsid w:val="00ED75DD"/>
    <w:rsid w:val="00ED7FAB"/>
    <w:rsid w:val="00EE04E3"/>
    <w:rsid w:val="00EE0D97"/>
    <w:rsid w:val="00EE16E1"/>
    <w:rsid w:val="00EE2182"/>
    <w:rsid w:val="00EE2BC4"/>
    <w:rsid w:val="00EE3350"/>
    <w:rsid w:val="00EE385E"/>
    <w:rsid w:val="00EE44CB"/>
    <w:rsid w:val="00EE44D6"/>
    <w:rsid w:val="00EE49A6"/>
    <w:rsid w:val="00EE5F73"/>
    <w:rsid w:val="00EE6B1B"/>
    <w:rsid w:val="00EE7AC4"/>
    <w:rsid w:val="00EE7E13"/>
    <w:rsid w:val="00EF27CB"/>
    <w:rsid w:val="00EF33BA"/>
    <w:rsid w:val="00EF37A4"/>
    <w:rsid w:val="00EF39BA"/>
    <w:rsid w:val="00EF5EF6"/>
    <w:rsid w:val="00EF6270"/>
    <w:rsid w:val="00EF6674"/>
    <w:rsid w:val="00EF6F39"/>
    <w:rsid w:val="00EF7F12"/>
    <w:rsid w:val="00EF7F1C"/>
    <w:rsid w:val="00F00119"/>
    <w:rsid w:val="00F0131C"/>
    <w:rsid w:val="00F01F90"/>
    <w:rsid w:val="00F02299"/>
    <w:rsid w:val="00F029D2"/>
    <w:rsid w:val="00F05718"/>
    <w:rsid w:val="00F060A5"/>
    <w:rsid w:val="00F1129F"/>
    <w:rsid w:val="00F11F94"/>
    <w:rsid w:val="00F13BF1"/>
    <w:rsid w:val="00F15FC5"/>
    <w:rsid w:val="00F1632C"/>
    <w:rsid w:val="00F17957"/>
    <w:rsid w:val="00F17B7E"/>
    <w:rsid w:val="00F2228C"/>
    <w:rsid w:val="00F224EA"/>
    <w:rsid w:val="00F228F5"/>
    <w:rsid w:val="00F22937"/>
    <w:rsid w:val="00F22BBA"/>
    <w:rsid w:val="00F22C1A"/>
    <w:rsid w:val="00F233C6"/>
    <w:rsid w:val="00F23D4A"/>
    <w:rsid w:val="00F24A92"/>
    <w:rsid w:val="00F24B05"/>
    <w:rsid w:val="00F259F7"/>
    <w:rsid w:val="00F264E4"/>
    <w:rsid w:val="00F270F1"/>
    <w:rsid w:val="00F2716F"/>
    <w:rsid w:val="00F27222"/>
    <w:rsid w:val="00F27464"/>
    <w:rsid w:val="00F27715"/>
    <w:rsid w:val="00F27DFE"/>
    <w:rsid w:val="00F303B0"/>
    <w:rsid w:val="00F30989"/>
    <w:rsid w:val="00F31FFF"/>
    <w:rsid w:val="00F32519"/>
    <w:rsid w:val="00F3253F"/>
    <w:rsid w:val="00F326A8"/>
    <w:rsid w:val="00F33226"/>
    <w:rsid w:val="00F337F9"/>
    <w:rsid w:val="00F33F36"/>
    <w:rsid w:val="00F341F1"/>
    <w:rsid w:val="00F343CC"/>
    <w:rsid w:val="00F34C95"/>
    <w:rsid w:val="00F3501F"/>
    <w:rsid w:val="00F35AF9"/>
    <w:rsid w:val="00F36C93"/>
    <w:rsid w:val="00F3794E"/>
    <w:rsid w:val="00F37FF7"/>
    <w:rsid w:val="00F4057A"/>
    <w:rsid w:val="00F40673"/>
    <w:rsid w:val="00F40D2F"/>
    <w:rsid w:val="00F412F4"/>
    <w:rsid w:val="00F41CF2"/>
    <w:rsid w:val="00F429DB"/>
    <w:rsid w:val="00F43B26"/>
    <w:rsid w:val="00F43D44"/>
    <w:rsid w:val="00F441F4"/>
    <w:rsid w:val="00F44334"/>
    <w:rsid w:val="00F45030"/>
    <w:rsid w:val="00F45374"/>
    <w:rsid w:val="00F460B9"/>
    <w:rsid w:val="00F4650C"/>
    <w:rsid w:val="00F469E2"/>
    <w:rsid w:val="00F4709E"/>
    <w:rsid w:val="00F4716A"/>
    <w:rsid w:val="00F471BC"/>
    <w:rsid w:val="00F47262"/>
    <w:rsid w:val="00F50D45"/>
    <w:rsid w:val="00F519B2"/>
    <w:rsid w:val="00F52A91"/>
    <w:rsid w:val="00F5425E"/>
    <w:rsid w:val="00F553A8"/>
    <w:rsid w:val="00F5549A"/>
    <w:rsid w:val="00F55D07"/>
    <w:rsid w:val="00F5616A"/>
    <w:rsid w:val="00F563CA"/>
    <w:rsid w:val="00F56722"/>
    <w:rsid w:val="00F602C0"/>
    <w:rsid w:val="00F605E0"/>
    <w:rsid w:val="00F60C38"/>
    <w:rsid w:val="00F612E6"/>
    <w:rsid w:val="00F61455"/>
    <w:rsid w:val="00F61CBE"/>
    <w:rsid w:val="00F61DB7"/>
    <w:rsid w:val="00F629B5"/>
    <w:rsid w:val="00F62DD9"/>
    <w:rsid w:val="00F62ECC"/>
    <w:rsid w:val="00F635E7"/>
    <w:rsid w:val="00F63829"/>
    <w:rsid w:val="00F63923"/>
    <w:rsid w:val="00F63D0E"/>
    <w:rsid w:val="00F640CC"/>
    <w:rsid w:val="00F64E54"/>
    <w:rsid w:val="00F65E80"/>
    <w:rsid w:val="00F67C9D"/>
    <w:rsid w:val="00F67D23"/>
    <w:rsid w:val="00F7089A"/>
    <w:rsid w:val="00F70A44"/>
    <w:rsid w:val="00F71A9D"/>
    <w:rsid w:val="00F728C3"/>
    <w:rsid w:val="00F748C5"/>
    <w:rsid w:val="00F754D0"/>
    <w:rsid w:val="00F755F8"/>
    <w:rsid w:val="00F75C84"/>
    <w:rsid w:val="00F772DE"/>
    <w:rsid w:val="00F77A71"/>
    <w:rsid w:val="00F77EE9"/>
    <w:rsid w:val="00F80359"/>
    <w:rsid w:val="00F8057D"/>
    <w:rsid w:val="00F80A84"/>
    <w:rsid w:val="00F80B6A"/>
    <w:rsid w:val="00F83346"/>
    <w:rsid w:val="00F8364E"/>
    <w:rsid w:val="00F84231"/>
    <w:rsid w:val="00F84C94"/>
    <w:rsid w:val="00F854D0"/>
    <w:rsid w:val="00F8585A"/>
    <w:rsid w:val="00F85AAC"/>
    <w:rsid w:val="00F85DCF"/>
    <w:rsid w:val="00F861EB"/>
    <w:rsid w:val="00F866BF"/>
    <w:rsid w:val="00F87C2A"/>
    <w:rsid w:val="00F9361A"/>
    <w:rsid w:val="00F94FBD"/>
    <w:rsid w:val="00F94FF3"/>
    <w:rsid w:val="00F956BC"/>
    <w:rsid w:val="00F9683C"/>
    <w:rsid w:val="00F97C71"/>
    <w:rsid w:val="00FA042D"/>
    <w:rsid w:val="00FA0458"/>
    <w:rsid w:val="00FA0D2D"/>
    <w:rsid w:val="00FA1C6E"/>
    <w:rsid w:val="00FA2011"/>
    <w:rsid w:val="00FA2F32"/>
    <w:rsid w:val="00FA3121"/>
    <w:rsid w:val="00FA4449"/>
    <w:rsid w:val="00FA46E0"/>
    <w:rsid w:val="00FA4C46"/>
    <w:rsid w:val="00FA5680"/>
    <w:rsid w:val="00FA5C12"/>
    <w:rsid w:val="00FA687C"/>
    <w:rsid w:val="00FA6AE0"/>
    <w:rsid w:val="00FA7B7F"/>
    <w:rsid w:val="00FA7F63"/>
    <w:rsid w:val="00FB0527"/>
    <w:rsid w:val="00FB154D"/>
    <w:rsid w:val="00FB26A8"/>
    <w:rsid w:val="00FB2B56"/>
    <w:rsid w:val="00FB36F7"/>
    <w:rsid w:val="00FB3810"/>
    <w:rsid w:val="00FB4DFD"/>
    <w:rsid w:val="00FB518E"/>
    <w:rsid w:val="00FB548B"/>
    <w:rsid w:val="00FB56C2"/>
    <w:rsid w:val="00FB71F1"/>
    <w:rsid w:val="00FB76ED"/>
    <w:rsid w:val="00FB7AD9"/>
    <w:rsid w:val="00FB7DBA"/>
    <w:rsid w:val="00FC0D3E"/>
    <w:rsid w:val="00FC0E21"/>
    <w:rsid w:val="00FC1193"/>
    <w:rsid w:val="00FC2111"/>
    <w:rsid w:val="00FC3460"/>
    <w:rsid w:val="00FC364D"/>
    <w:rsid w:val="00FC4723"/>
    <w:rsid w:val="00FC4B0A"/>
    <w:rsid w:val="00FC5BDE"/>
    <w:rsid w:val="00FC6138"/>
    <w:rsid w:val="00FC79ED"/>
    <w:rsid w:val="00FD0EF5"/>
    <w:rsid w:val="00FD6854"/>
    <w:rsid w:val="00FD6A69"/>
    <w:rsid w:val="00FD7D3C"/>
    <w:rsid w:val="00FE0351"/>
    <w:rsid w:val="00FE0F68"/>
    <w:rsid w:val="00FE4220"/>
    <w:rsid w:val="00FE42EA"/>
    <w:rsid w:val="00FE6E58"/>
    <w:rsid w:val="00FF011F"/>
    <w:rsid w:val="00FF02A6"/>
    <w:rsid w:val="00FF1472"/>
    <w:rsid w:val="00FF15F0"/>
    <w:rsid w:val="00FF1915"/>
    <w:rsid w:val="00FF1CB9"/>
    <w:rsid w:val="00FF2A03"/>
    <w:rsid w:val="00FF5023"/>
    <w:rsid w:val="00FF64BA"/>
    <w:rsid w:val="0104F93C"/>
    <w:rsid w:val="012511B4"/>
    <w:rsid w:val="0129D9C9"/>
    <w:rsid w:val="017369DC"/>
    <w:rsid w:val="01829F85"/>
    <w:rsid w:val="0192C433"/>
    <w:rsid w:val="01A0179B"/>
    <w:rsid w:val="01D9891E"/>
    <w:rsid w:val="020C567A"/>
    <w:rsid w:val="024CFC42"/>
    <w:rsid w:val="0256236B"/>
    <w:rsid w:val="0257CA6F"/>
    <w:rsid w:val="0282B463"/>
    <w:rsid w:val="02906C04"/>
    <w:rsid w:val="0296DD7F"/>
    <w:rsid w:val="029E3831"/>
    <w:rsid w:val="02AE7959"/>
    <w:rsid w:val="02B6A389"/>
    <w:rsid w:val="02BDC84A"/>
    <w:rsid w:val="02BF963E"/>
    <w:rsid w:val="02DBFA4B"/>
    <w:rsid w:val="0321EFC6"/>
    <w:rsid w:val="032E9957"/>
    <w:rsid w:val="03506673"/>
    <w:rsid w:val="035BA4D4"/>
    <w:rsid w:val="0373378C"/>
    <w:rsid w:val="037B81F8"/>
    <w:rsid w:val="03835935"/>
    <w:rsid w:val="0388A671"/>
    <w:rsid w:val="038E1BD0"/>
    <w:rsid w:val="03A454EB"/>
    <w:rsid w:val="03A4B67A"/>
    <w:rsid w:val="03B43279"/>
    <w:rsid w:val="03B48AE8"/>
    <w:rsid w:val="03C8BC3F"/>
    <w:rsid w:val="03CD8FCB"/>
    <w:rsid w:val="03E68DEE"/>
    <w:rsid w:val="03EB95A5"/>
    <w:rsid w:val="03F861D0"/>
    <w:rsid w:val="0411202B"/>
    <w:rsid w:val="0413F1CA"/>
    <w:rsid w:val="0419DD8D"/>
    <w:rsid w:val="04213B76"/>
    <w:rsid w:val="042DFAAB"/>
    <w:rsid w:val="043A31DE"/>
    <w:rsid w:val="043EDB2F"/>
    <w:rsid w:val="0444EAF7"/>
    <w:rsid w:val="0445B2B3"/>
    <w:rsid w:val="046CA654"/>
    <w:rsid w:val="047972F3"/>
    <w:rsid w:val="0479E465"/>
    <w:rsid w:val="0497F4BA"/>
    <w:rsid w:val="04AEBF9B"/>
    <w:rsid w:val="04B3C232"/>
    <w:rsid w:val="04B49822"/>
    <w:rsid w:val="04B8930A"/>
    <w:rsid w:val="04BCDF4E"/>
    <w:rsid w:val="04CFF749"/>
    <w:rsid w:val="0515C20F"/>
    <w:rsid w:val="05268E26"/>
    <w:rsid w:val="052B9C5C"/>
    <w:rsid w:val="052E5969"/>
    <w:rsid w:val="053E1D75"/>
    <w:rsid w:val="053ED8F9"/>
    <w:rsid w:val="058858C4"/>
    <w:rsid w:val="05AAD169"/>
    <w:rsid w:val="05B7D763"/>
    <w:rsid w:val="05CFEF64"/>
    <w:rsid w:val="05F6E4D7"/>
    <w:rsid w:val="060BED91"/>
    <w:rsid w:val="060EDED7"/>
    <w:rsid w:val="061B731A"/>
    <w:rsid w:val="0623A875"/>
    <w:rsid w:val="064DEA44"/>
    <w:rsid w:val="066501AB"/>
    <w:rsid w:val="06814518"/>
    <w:rsid w:val="06955E54"/>
    <w:rsid w:val="06A4D9E4"/>
    <w:rsid w:val="06AAA194"/>
    <w:rsid w:val="06AF656E"/>
    <w:rsid w:val="06C2D3E7"/>
    <w:rsid w:val="06DB0103"/>
    <w:rsid w:val="06F02443"/>
    <w:rsid w:val="07204414"/>
    <w:rsid w:val="07232B57"/>
    <w:rsid w:val="0728559C"/>
    <w:rsid w:val="072BD257"/>
    <w:rsid w:val="0739982F"/>
    <w:rsid w:val="0742274C"/>
    <w:rsid w:val="0758FB3B"/>
    <w:rsid w:val="07762B6A"/>
    <w:rsid w:val="077A49B5"/>
    <w:rsid w:val="077FA6B2"/>
    <w:rsid w:val="078230F3"/>
    <w:rsid w:val="07A3F940"/>
    <w:rsid w:val="07A74627"/>
    <w:rsid w:val="07E0841F"/>
    <w:rsid w:val="07E51C64"/>
    <w:rsid w:val="07EA13BF"/>
    <w:rsid w:val="07ED3744"/>
    <w:rsid w:val="0830AB7F"/>
    <w:rsid w:val="08421B46"/>
    <w:rsid w:val="08842418"/>
    <w:rsid w:val="088AC76A"/>
    <w:rsid w:val="08A5303D"/>
    <w:rsid w:val="08C1B5C1"/>
    <w:rsid w:val="08D21356"/>
    <w:rsid w:val="08F27223"/>
    <w:rsid w:val="0900421C"/>
    <w:rsid w:val="0906B4CD"/>
    <w:rsid w:val="092DC648"/>
    <w:rsid w:val="096F0D5F"/>
    <w:rsid w:val="0971A5BC"/>
    <w:rsid w:val="0980B9B9"/>
    <w:rsid w:val="09B018C3"/>
    <w:rsid w:val="09C7EDAF"/>
    <w:rsid w:val="09C7F7F7"/>
    <w:rsid w:val="09D85504"/>
    <w:rsid w:val="09DCD52B"/>
    <w:rsid w:val="09FE1A2C"/>
    <w:rsid w:val="0A0FB11B"/>
    <w:rsid w:val="0A531C5B"/>
    <w:rsid w:val="0A598052"/>
    <w:rsid w:val="0A6AE103"/>
    <w:rsid w:val="0A8C1726"/>
    <w:rsid w:val="0A8E2A45"/>
    <w:rsid w:val="0A981CD0"/>
    <w:rsid w:val="0A9B4A4F"/>
    <w:rsid w:val="0A9EEC06"/>
    <w:rsid w:val="0AA0F456"/>
    <w:rsid w:val="0AB610AC"/>
    <w:rsid w:val="0AB73244"/>
    <w:rsid w:val="0AD541B4"/>
    <w:rsid w:val="0ADE9DAC"/>
    <w:rsid w:val="0AE87271"/>
    <w:rsid w:val="0AFC2ABF"/>
    <w:rsid w:val="0AFE3113"/>
    <w:rsid w:val="0B0D633E"/>
    <w:rsid w:val="0B190353"/>
    <w:rsid w:val="0B45AFC1"/>
    <w:rsid w:val="0B4EDF68"/>
    <w:rsid w:val="0B657CAC"/>
    <w:rsid w:val="0B6A868D"/>
    <w:rsid w:val="0B6E08F1"/>
    <w:rsid w:val="0BABC92B"/>
    <w:rsid w:val="0BAD3F0C"/>
    <w:rsid w:val="0BBBF99F"/>
    <w:rsid w:val="0BBD2628"/>
    <w:rsid w:val="0BC712B8"/>
    <w:rsid w:val="0BE202BE"/>
    <w:rsid w:val="0C032FBD"/>
    <w:rsid w:val="0C17DD98"/>
    <w:rsid w:val="0C20CADB"/>
    <w:rsid w:val="0C28A4F9"/>
    <w:rsid w:val="0CCAF12A"/>
    <w:rsid w:val="0CD02421"/>
    <w:rsid w:val="0CFEB42A"/>
    <w:rsid w:val="0CFEF17C"/>
    <w:rsid w:val="0D054318"/>
    <w:rsid w:val="0D78B1FA"/>
    <w:rsid w:val="0D94060D"/>
    <w:rsid w:val="0D9C1267"/>
    <w:rsid w:val="0DA2DAEB"/>
    <w:rsid w:val="0DA7B641"/>
    <w:rsid w:val="0DAED88D"/>
    <w:rsid w:val="0DAFFED5"/>
    <w:rsid w:val="0DBE37C6"/>
    <w:rsid w:val="0DF74D60"/>
    <w:rsid w:val="0E1F1352"/>
    <w:rsid w:val="0E52876A"/>
    <w:rsid w:val="0E5AC0FE"/>
    <w:rsid w:val="0E840D5D"/>
    <w:rsid w:val="0EA3F946"/>
    <w:rsid w:val="0EF13F40"/>
    <w:rsid w:val="0F086A47"/>
    <w:rsid w:val="0F12DD4C"/>
    <w:rsid w:val="0F2BC33D"/>
    <w:rsid w:val="0F695EE7"/>
    <w:rsid w:val="0F9A9E88"/>
    <w:rsid w:val="0F9C9B99"/>
    <w:rsid w:val="0FA298B5"/>
    <w:rsid w:val="0FC2E81B"/>
    <w:rsid w:val="0FDC923C"/>
    <w:rsid w:val="0FE74855"/>
    <w:rsid w:val="0FFC175A"/>
    <w:rsid w:val="10028BDF"/>
    <w:rsid w:val="101FF3DB"/>
    <w:rsid w:val="102437CD"/>
    <w:rsid w:val="10354BA8"/>
    <w:rsid w:val="1035F3B3"/>
    <w:rsid w:val="103A67C4"/>
    <w:rsid w:val="1049DB68"/>
    <w:rsid w:val="10519198"/>
    <w:rsid w:val="10617C90"/>
    <w:rsid w:val="107C8AC5"/>
    <w:rsid w:val="10827ADE"/>
    <w:rsid w:val="1098B509"/>
    <w:rsid w:val="10A46849"/>
    <w:rsid w:val="10AAF18F"/>
    <w:rsid w:val="10AE2189"/>
    <w:rsid w:val="10B897FF"/>
    <w:rsid w:val="10DB3F24"/>
    <w:rsid w:val="10ED8205"/>
    <w:rsid w:val="110837C2"/>
    <w:rsid w:val="1115BA03"/>
    <w:rsid w:val="111C3885"/>
    <w:rsid w:val="113D4AD8"/>
    <w:rsid w:val="1147275B"/>
    <w:rsid w:val="1170E00C"/>
    <w:rsid w:val="117DC4B0"/>
    <w:rsid w:val="11832F13"/>
    <w:rsid w:val="11A7A74E"/>
    <w:rsid w:val="11A82EC3"/>
    <w:rsid w:val="11AF1F7F"/>
    <w:rsid w:val="11B14C0B"/>
    <w:rsid w:val="11D39999"/>
    <w:rsid w:val="11FA5E22"/>
    <w:rsid w:val="120959BF"/>
    <w:rsid w:val="121465A1"/>
    <w:rsid w:val="121DFD8D"/>
    <w:rsid w:val="1248CAAB"/>
    <w:rsid w:val="124BA5EC"/>
    <w:rsid w:val="12615E8E"/>
    <w:rsid w:val="12715309"/>
    <w:rsid w:val="12867647"/>
    <w:rsid w:val="128DDA72"/>
    <w:rsid w:val="1290723D"/>
    <w:rsid w:val="129F2483"/>
    <w:rsid w:val="12A4B1EC"/>
    <w:rsid w:val="12BF8B53"/>
    <w:rsid w:val="12CC0F3E"/>
    <w:rsid w:val="12E34019"/>
    <w:rsid w:val="12EC0678"/>
    <w:rsid w:val="1316F6D2"/>
    <w:rsid w:val="131BBD64"/>
    <w:rsid w:val="132BA2F0"/>
    <w:rsid w:val="132FCD2A"/>
    <w:rsid w:val="1347C939"/>
    <w:rsid w:val="135209E1"/>
    <w:rsid w:val="135DED9A"/>
    <w:rsid w:val="13707DDD"/>
    <w:rsid w:val="1379D136"/>
    <w:rsid w:val="13828820"/>
    <w:rsid w:val="138DBC1D"/>
    <w:rsid w:val="138DC0AB"/>
    <w:rsid w:val="13A62129"/>
    <w:rsid w:val="1439C5BA"/>
    <w:rsid w:val="14662B82"/>
    <w:rsid w:val="1479B74C"/>
    <w:rsid w:val="147D6E02"/>
    <w:rsid w:val="14B1350C"/>
    <w:rsid w:val="14C49AD6"/>
    <w:rsid w:val="14CC3C96"/>
    <w:rsid w:val="14E2287B"/>
    <w:rsid w:val="14E8CCA3"/>
    <w:rsid w:val="14ECCA73"/>
    <w:rsid w:val="14F2C239"/>
    <w:rsid w:val="15128167"/>
    <w:rsid w:val="151ADBA7"/>
    <w:rsid w:val="15218BDB"/>
    <w:rsid w:val="153F5EC3"/>
    <w:rsid w:val="15410615"/>
    <w:rsid w:val="15415E58"/>
    <w:rsid w:val="154B1885"/>
    <w:rsid w:val="1565C439"/>
    <w:rsid w:val="15686C52"/>
    <w:rsid w:val="156CAE47"/>
    <w:rsid w:val="1588BD4F"/>
    <w:rsid w:val="1589A23B"/>
    <w:rsid w:val="1596C618"/>
    <w:rsid w:val="15B7D7D6"/>
    <w:rsid w:val="15C3AB04"/>
    <w:rsid w:val="15D1345F"/>
    <w:rsid w:val="15EF5499"/>
    <w:rsid w:val="15F27151"/>
    <w:rsid w:val="15F714E6"/>
    <w:rsid w:val="160BE8A5"/>
    <w:rsid w:val="16112128"/>
    <w:rsid w:val="162E4774"/>
    <w:rsid w:val="163360E5"/>
    <w:rsid w:val="16341011"/>
    <w:rsid w:val="1638DF77"/>
    <w:rsid w:val="16661DC5"/>
    <w:rsid w:val="1677F1FE"/>
    <w:rsid w:val="1684F45C"/>
    <w:rsid w:val="16A3C057"/>
    <w:rsid w:val="16A66EDE"/>
    <w:rsid w:val="16C5D0F7"/>
    <w:rsid w:val="16D2864A"/>
    <w:rsid w:val="16D9594A"/>
    <w:rsid w:val="1710B3B4"/>
    <w:rsid w:val="1714992F"/>
    <w:rsid w:val="1733112B"/>
    <w:rsid w:val="17392C61"/>
    <w:rsid w:val="173E53D4"/>
    <w:rsid w:val="174B7BF3"/>
    <w:rsid w:val="175E38FD"/>
    <w:rsid w:val="17604234"/>
    <w:rsid w:val="17713F02"/>
    <w:rsid w:val="177358CE"/>
    <w:rsid w:val="1773EC26"/>
    <w:rsid w:val="177A375E"/>
    <w:rsid w:val="1784210C"/>
    <w:rsid w:val="178E2245"/>
    <w:rsid w:val="1792DD25"/>
    <w:rsid w:val="17A1FAEB"/>
    <w:rsid w:val="17A2CBEB"/>
    <w:rsid w:val="17AE1004"/>
    <w:rsid w:val="17BBFCCA"/>
    <w:rsid w:val="17D288C4"/>
    <w:rsid w:val="17DDA62F"/>
    <w:rsid w:val="17DE5768"/>
    <w:rsid w:val="17FE347C"/>
    <w:rsid w:val="1805FC27"/>
    <w:rsid w:val="18087FF2"/>
    <w:rsid w:val="18132965"/>
    <w:rsid w:val="181BCA21"/>
    <w:rsid w:val="1823AAEC"/>
    <w:rsid w:val="18248122"/>
    <w:rsid w:val="182654AD"/>
    <w:rsid w:val="1829FDC8"/>
    <w:rsid w:val="18684511"/>
    <w:rsid w:val="18820A4D"/>
    <w:rsid w:val="188949CC"/>
    <w:rsid w:val="189E58A5"/>
    <w:rsid w:val="18A2523B"/>
    <w:rsid w:val="18C47F18"/>
    <w:rsid w:val="18DE9679"/>
    <w:rsid w:val="193E6630"/>
    <w:rsid w:val="1964C2EB"/>
    <w:rsid w:val="196D8E2A"/>
    <w:rsid w:val="19751308"/>
    <w:rsid w:val="197B4167"/>
    <w:rsid w:val="197E3948"/>
    <w:rsid w:val="197E405D"/>
    <w:rsid w:val="197F6C10"/>
    <w:rsid w:val="19874A34"/>
    <w:rsid w:val="198F2797"/>
    <w:rsid w:val="1990299D"/>
    <w:rsid w:val="19A8F907"/>
    <w:rsid w:val="19B2B39B"/>
    <w:rsid w:val="19BA6507"/>
    <w:rsid w:val="19C288C7"/>
    <w:rsid w:val="19ECEF9F"/>
    <w:rsid w:val="1A12D58F"/>
    <w:rsid w:val="1A3474F9"/>
    <w:rsid w:val="1A357358"/>
    <w:rsid w:val="1A5FA090"/>
    <w:rsid w:val="1A61EA60"/>
    <w:rsid w:val="1A6F135A"/>
    <w:rsid w:val="1A74748E"/>
    <w:rsid w:val="1A793702"/>
    <w:rsid w:val="1A86A7A3"/>
    <w:rsid w:val="1A87595D"/>
    <w:rsid w:val="1A8E42A0"/>
    <w:rsid w:val="1AB669D8"/>
    <w:rsid w:val="1ABD6F32"/>
    <w:rsid w:val="1AD0DE78"/>
    <w:rsid w:val="1AD226E7"/>
    <w:rsid w:val="1AD8A6F7"/>
    <w:rsid w:val="1B0FDFE0"/>
    <w:rsid w:val="1B1DBF95"/>
    <w:rsid w:val="1B2B9040"/>
    <w:rsid w:val="1B2ED15C"/>
    <w:rsid w:val="1B40F526"/>
    <w:rsid w:val="1B4FCFE0"/>
    <w:rsid w:val="1B585144"/>
    <w:rsid w:val="1B6351A8"/>
    <w:rsid w:val="1B7711B4"/>
    <w:rsid w:val="1B851D66"/>
    <w:rsid w:val="1B8DFCB9"/>
    <w:rsid w:val="1B9F2FF8"/>
    <w:rsid w:val="1BAD3899"/>
    <w:rsid w:val="1BD18FBC"/>
    <w:rsid w:val="1BD33C1D"/>
    <w:rsid w:val="1BEEB4E0"/>
    <w:rsid w:val="1C0856F7"/>
    <w:rsid w:val="1C08F735"/>
    <w:rsid w:val="1C099E7B"/>
    <w:rsid w:val="1C0BA52D"/>
    <w:rsid w:val="1C185DA3"/>
    <w:rsid w:val="1C2AB84B"/>
    <w:rsid w:val="1C3708E5"/>
    <w:rsid w:val="1C45E41D"/>
    <w:rsid w:val="1C5B9644"/>
    <w:rsid w:val="1C737660"/>
    <w:rsid w:val="1C77521F"/>
    <w:rsid w:val="1C8F8453"/>
    <w:rsid w:val="1C950DAF"/>
    <w:rsid w:val="1C978AB1"/>
    <w:rsid w:val="1C979C6D"/>
    <w:rsid w:val="1C9B404A"/>
    <w:rsid w:val="1CC98101"/>
    <w:rsid w:val="1CCA36D9"/>
    <w:rsid w:val="1CCACAEB"/>
    <w:rsid w:val="1CCE086A"/>
    <w:rsid w:val="1CD8573B"/>
    <w:rsid w:val="1CDF4AFA"/>
    <w:rsid w:val="1CE25FEB"/>
    <w:rsid w:val="1CE3A52D"/>
    <w:rsid w:val="1CF78974"/>
    <w:rsid w:val="1D181194"/>
    <w:rsid w:val="1D1DC783"/>
    <w:rsid w:val="1D2CA2BD"/>
    <w:rsid w:val="1D2ECD43"/>
    <w:rsid w:val="1D3AEA58"/>
    <w:rsid w:val="1D3C59AD"/>
    <w:rsid w:val="1D3D2CB7"/>
    <w:rsid w:val="1D41D2E9"/>
    <w:rsid w:val="1D49709A"/>
    <w:rsid w:val="1D60AEF1"/>
    <w:rsid w:val="1D6816ED"/>
    <w:rsid w:val="1D6CCB56"/>
    <w:rsid w:val="1D7FE355"/>
    <w:rsid w:val="1D8F886B"/>
    <w:rsid w:val="1DAA3F95"/>
    <w:rsid w:val="1DD76706"/>
    <w:rsid w:val="1DE438BD"/>
    <w:rsid w:val="1DF7AD36"/>
    <w:rsid w:val="1E0FF634"/>
    <w:rsid w:val="1E1BBE65"/>
    <w:rsid w:val="1E4B9668"/>
    <w:rsid w:val="1E5FD28C"/>
    <w:rsid w:val="1E6D5081"/>
    <w:rsid w:val="1E6D78EF"/>
    <w:rsid w:val="1E836B51"/>
    <w:rsid w:val="1E91D5E1"/>
    <w:rsid w:val="1EA0116E"/>
    <w:rsid w:val="1EB9CE0D"/>
    <w:rsid w:val="1ECA2CA7"/>
    <w:rsid w:val="1EDA40D4"/>
    <w:rsid w:val="1EDE6711"/>
    <w:rsid w:val="1EE0A172"/>
    <w:rsid w:val="1EF6F2BB"/>
    <w:rsid w:val="1F139E78"/>
    <w:rsid w:val="1F2D0DFD"/>
    <w:rsid w:val="1F3D1012"/>
    <w:rsid w:val="1F746C59"/>
    <w:rsid w:val="1F8428A0"/>
    <w:rsid w:val="1F844E24"/>
    <w:rsid w:val="1F990C39"/>
    <w:rsid w:val="1FC564A7"/>
    <w:rsid w:val="1FE862AF"/>
    <w:rsid w:val="1FF8D67D"/>
    <w:rsid w:val="200C74EB"/>
    <w:rsid w:val="201ABCC4"/>
    <w:rsid w:val="202E65DC"/>
    <w:rsid w:val="2041B18D"/>
    <w:rsid w:val="20422FB6"/>
    <w:rsid w:val="205AB32F"/>
    <w:rsid w:val="20982B17"/>
    <w:rsid w:val="20AD4209"/>
    <w:rsid w:val="20B09011"/>
    <w:rsid w:val="20B360E3"/>
    <w:rsid w:val="20DDEB0A"/>
    <w:rsid w:val="20E21FC6"/>
    <w:rsid w:val="20E908DB"/>
    <w:rsid w:val="20E96E12"/>
    <w:rsid w:val="20ED2F91"/>
    <w:rsid w:val="20EDB3F4"/>
    <w:rsid w:val="21029BDE"/>
    <w:rsid w:val="21144744"/>
    <w:rsid w:val="213381BB"/>
    <w:rsid w:val="216DA68D"/>
    <w:rsid w:val="217BF307"/>
    <w:rsid w:val="2188582B"/>
    <w:rsid w:val="219153F5"/>
    <w:rsid w:val="21B272C2"/>
    <w:rsid w:val="21B64B4C"/>
    <w:rsid w:val="21B95DD8"/>
    <w:rsid w:val="21C09B95"/>
    <w:rsid w:val="21D5CFC7"/>
    <w:rsid w:val="21F56F7F"/>
    <w:rsid w:val="220077C6"/>
    <w:rsid w:val="22137D36"/>
    <w:rsid w:val="224ED311"/>
    <w:rsid w:val="22684302"/>
    <w:rsid w:val="2277803C"/>
    <w:rsid w:val="2296563C"/>
    <w:rsid w:val="229D9716"/>
    <w:rsid w:val="22A22D4D"/>
    <w:rsid w:val="22B17630"/>
    <w:rsid w:val="22B818DB"/>
    <w:rsid w:val="22BF1F84"/>
    <w:rsid w:val="22D5BC82"/>
    <w:rsid w:val="22DF41DD"/>
    <w:rsid w:val="22FD7D5E"/>
    <w:rsid w:val="23115E01"/>
    <w:rsid w:val="231492D8"/>
    <w:rsid w:val="237268E0"/>
    <w:rsid w:val="23A2A269"/>
    <w:rsid w:val="23DF2601"/>
    <w:rsid w:val="23E4D2B9"/>
    <w:rsid w:val="23FF810B"/>
    <w:rsid w:val="2419C949"/>
    <w:rsid w:val="242836D2"/>
    <w:rsid w:val="247BBA3E"/>
    <w:rsid w:val="24C1C23D"/>
    <w:rsid w:val="24CC0962"/>
    <w:rsid w:val="2507B4A5"/>
    <w:rsid w:val="250CBB11"/>
    <w:rsid w:val="25115544"/>
    <w:rsid w:val="2521F2C9"/>
    <w:rsid w:val="2524B1F5"/>
    <w:rsid w:val="25320506"/>
    <w:rsid w:val="2549D9D9"/>
    <w:rsid w:val="257FFB48"/>
    <w:rsid w:val="258C1317"/>
    <w:rsid w:val="25A2DA10"/>
    <w:rsid w:val="25AACB4C"/>
    <w:rsid w:val="25B5A102"/>
    <w:rsid w:val="25DDE46A"/>
    <w:rsid w:val="2610038F"/>
    <w:rsid w:val="267E8C37"/>
    <w:rsid w:val="2681DEAA"/>
    <w:rsid w:val="26A66B65"/>
    <w:rsid w:val="26BA5F1A"/>
    <w:rsid w:val="26C8CC42"/>
    <w:rsid w:val="26D6D641"/>
    <w:rsid w:val="26F615B6"/>
    <w:rsid w:val="2706277B"/>
    <w:rsid w:val="2744B6DA"/>
    <w:rsid w:val="27493F10"/>
    <w:rsid w:val="275AEBA8"/>
    <w:rsid w:val="275BB5B3"/>
    <w:rsid w:val="2772817C"/>
    <w:rsid w:val="2773DD3F"/>
    <w:rsid w:val="27742B3E"/>
    <w:rsid w:val="277D01FA"/>
    <w:rsid w:val="27A21E0E"/>
    <w:rsid w:val="27A2BEE8"/>
    <w:rsid w:val="27B91967"/>
    <w:rsid w:val="27DF5640"/>
    <w:rsid w:val="27F7517A"/>
    <w:rsid w:val="27F7BD8F"/>
    <w:rsid w:val="28001288"/>
    <w:rsid w:val="280E0DD8"/>
    <w:rsid w:val="28125B0A"/>
    <w:rsid w:val="282434D6"/>
    <w:rsid w:val="2827D26D"/>
    <w:rsid w:val="2828BF2F"/>
    <w:rsid w:val="2844A7E7"/>
    <w:rsid w:val="28526194"/>
    <w:rsid w:val="2857E523"/>
    <w:rsid w:val="28711BCD"/>
    <w:rsid w:val="28A0FC39"/>
    <w:rsid w:val="28A5186A"/>
    <w:rsid w:val="28A5FC3A"/>
    <w:rsid w:val="28A9008B"/>
    <w:rsid w:val="28AD2B56"/>
    <w:rsid w:val="28B54226"/>
    <w:rsid w:val="28B57161"/>
    <w:rsid w:val="28BDA0EB"/>
    <w:rsid w:val="28C39768"/>
    <w:rsid w:val="28DDD446"/>
    <w:rsid w:val="28F63B9C"/>
    <w:rsid w:val="290D4F66"/>
    <w:rsid w:val="293A3034"/>
    <w:rsid w:val="294414D4"/>
    <w:rsid w:val="294DFB27"/>
    <w:rsid w:val="29527E65"/>
    <w:rsid w:val="295381EA"/>
    <w:rsid w:val="295F63B5"/>
    <w:rsid w:val="297E30E1"/>
    <w:rsid w:val="298DA796"/>
    <w:rsid w:val="298FAC27"/>
    <w:rsid w:val="299778B5"/>
    <w:rsid w:val="29A7ADFD"/>
    <w:rsid w:val="29B89535"/>
    <w:rsid w:val="29BA73CA"/>
    <w:rsid w:val="29CB8108"/>
    <w:rsid w:val="29E97348"/>
    <w:rsid w:val="2A248613"/>
    <w:rsid w:val="2A3FF140"/>
    <w:rsid w:val="2A67B8BB"/>
    <w:rsid w:val="2A76925A"/>
    <w:rsid w:val="2A79C047"/>
    <w:rsid w:val="2A8BDBC1"/>
    <w:rsid w:val="2A903FEF"/>
    <w:rsid w:val="2A9A281B"/>
    <w:rsid w:val="2AA4CC25"/>
    <w:rsid w:val="2AACEE82"/>
    <w:rsid w:val="2AAE1F1E"/>
    <w:rsid w:val="2AB30C22"/>
    <w:rsid w:val="2AD14588"/>
    <w:rsid w:val="2AD8790F"/>
    <w:rsid w:val="2AE90E22"/>
    <w:rsid w:val="2AEDD348"/>
    <w:rsid w:val="2AF449F7"/>
    <w:rsid w:val="2AF8BFA9"/>
    <w:rsid w:val="2AFE6FA5"/>
    <w:rsid w:val="2B02A3D5"/>
    <w:rsid w:val="2B230E17"/>
    <w:rsid w:val="2B489297"/>
    <w:rsid w:val="2B607DCF"/>
    <w:rsid w:val="2B831C3C"/>
    <w:rsid w:val="2B8A6A67"/>
    <w:rsid w:val="2BA547BB"/>
    <w:rsid w:val="2BABC2E3"/>
    <w:rsid w:val="2BCC3EC4"/>
    <w:rsid w:val="2BE6D7AF"/>
    <w:rsid w:val="2BE9BC0F"/>
    <w:rsid w:val="2C05B154"/>
    <w:rsid w:val="2C20003A"/>
    <w:rsid w:val="2C276828"/>
    <w:rsid w:val="2C29C885"/>
    <w:rsid w:val="2C448723"/>
    <w:rsid w:val="2C44E7F9"/>
    <w:rsid w:val="2C44F092"/>
    <w:rsid w:val="2C5269E2"/>
    <w:rsid w:val="2C5B1473"/>
    <w:rsid w:val="2C9C0B39"/>
    <w:rsid w:val="2CA555B0"/>
    <w:rsid w:val="2CB83336"/>
    <w:rsid w:val="2CD2FEDE"/>
    <w:rsid w:val="2CDD10B0"/>
    <w:rsid w:val="2CDEABA5"/>
    <w:rsid w:val="2CE09A2A"/>
    <w:rsid w:val="2D084474"/>
    <w:rsid w:val="2D0E704F"/>
    <w:rsid w:val="2D713187"/>
    <w:rsid w:val="2D81FBB9"/>
    <w:rsid w:val="2D893B7E"/>
    <w:rsid w:val="2D8E16DC"/>
    <w:rsid w:val="2DB5AEB2"/>
    <w:rsid w:val="2DB85AF0"/>
    <w:rsid w:val="2DBF66A9"/>
    <w:rsid w:val="2DC018C1"/>
    <w:rsid w:val="2DD45D23"/>
    <w:rsid w:val="2DD72B67"/>
    <w:rsid w:val="2DECD474"/>
    <w:rsid w:val="2E106878"/>
    <w:rsid w:val="2E20EC87"/>
    <w:rsid w:val="2E434737"/>
    <w:rsid w:val="2E5C5705"/>
    <w:rsid w:val="2E5EB5A1"/>
    <w:rsid w:val="2E875F52"/>
    <w:rsid w:val="2E9A1DA2"/>
    <w:rsid w:val="2EA98B68"/>
    <w:rsid w:val="2EB9BE55"/>
    <w:rsid w:val="2EC9BE82"/>
    <w:rsid w:val="2EE92AE1"/>
    <w:rsid w:val="2EEDA104"/>
    <w:rsid w:val="2EF205D8"/>
    <w:rsid w:val="2EF5804A"/>
    <w:rsid w:val="2EF9B0EA"/>
    <w:rsid w:val="2F0ABDC8"/>
    <w:rsid w:val="2F0BBB0E"/>
    <w:rsid w:val="2F241573"/>
    <w:rsid w:val="2F2918C7"/>
    <w:rsid w:val="2F3825E5"/>
    <w:rsid w:val="2F391BCE"/>
    <w:rsid w:val="2F3E2C7F"/>
    <w:rsid w:val="2F3ED80A"/>
    <w:rsid w:val="2F42E9D5"/>
    <w:rsid w:val="2F4EF9EB"/>
    <w:rsid w:val="2F80CD93"/>
    <w:rsid w:val="2F850FFB"/>
    <w:rsid w:val="2FA6C6E5"/>
    <w:rsid w:val="2FB5BCDA"/>
    <w:rsid w:val="2FC91588"/>
    <w:rsid w:val="2FDF66B7"/>
    <w:rsid w:val="2FE6B7AF"/>
    <w:rsid w:val="2FF86D18"/>
    <w:rsid w:val="30021708"/>
    <w:rsid w:val="3011AB9A"/>
    <w:rsid w:val="301FEFA2"/>
    <w:rsid w:val="304A86C2"/>
    <w:rsid w:val="307593ED"/>
    <w:rsid w:val="3089179A"/>
    <w:rsid w:val="30C16CFF"/>
    <w:rsid w:val="30DB5B94"/>
    <w:rsid w:val="30EEEADD"/>
    <w:rsid w:val="30F9558F"/>
    <w:rsid w:val="30FD4A5A"/>
    <w:rsid w:val="3140A754"/>
    <w:rsid w:val="3158115B"/>
    <w:rsid w:val="315D8BE3"/>
    <w:rsid w:val="317008C6"/>
    <w:rsid w:val="31896974"/>
    <w:rsid w:val="31942AE9"/>
    <w:rsid w:val="31C3C5CC"/>
    <w:rsid w:val="31E051B0"/>
    <w:rsid w:val="32023A18"/>
    <w:rsid w:val="320A5ACB"/>
    <w:rsid w:val="320B8A0B"/>
    <w:rsid w:val="3220E454"/>
    <w:rsid w:val="327640B8"/>
    <w:rsid w:val="327C1502"/>
    <w:rsid w:val="3281A9E5"/>
    <w:rsid w:val="32833FC3"/>
    <w:rsid w:val="32A2E507"/>
    <w:rsid w:val="32B2D429"/>
    <w:rsid w:val="32C019B7"/>
    <w:rsid w:val="32EBF703"/>
    <w:rsid w:val="32EDC8A3"/>
    <w:rsid w:val="33067FB9"/>
    <w:rsid w:val="331D338E"/>
    <w:rsid w:val="331ED156"/>
    <w:rsid w:val="3340736C"/>
    <w:rsid w:val="33A0FD55"/>
    <w:rsid w:val="33A352F5"/>
    <w:rsid w:val="33C36695"/>
    <w:rsid w:val="33E4297B"/>
    <w:rsid w:val="33F05D55"/>
    <w:rsid w:val="33F8F6AC"/>
    <w:rsid w:val="3459E65F"/>
    <w:rsid w:val="3461C2A7"/>
    <w:rsid w:val="346370E0"/>
    <w:rsid w:val="3482912E"/>
    <w:rsid w:val="348B9F52"/>
    <w:rsid w:val="34B013E5"/>
    <w:rsid w:val="34C9EC00"/>
    <w:rsid w:val="34D91720"/>
    <w:rsid w:val="34E935C2"/>
    <w:rsid w:val="34F0CBFC"/>
    <w:rsid w:val="3507C709"/>
    <w:rsid w:val="350B6C0E"/>
    <w:rsid w:val="3531BCAB"/>
    <w:rsid w:val="353B63EB"/>
    <w:rsid w:val="353FEF6F"/>
    <w:rsid w:val="3549B98C"/>
    <w:rsid w:val="354E4F9F"/>
    <w:rsid w:val="3576960D"/>
    <w:rsid w:val="357E7F2F"/>
    <w:rsid w:val="35CAB5CE"/>
    <w:rsid w:val="35CF1AE6"/>
    <w:rsid w:val="35D808B1"/>
    <w:rsid w:val="35DCF6F8"/>
    <w:rsid w:val="35FCFC88"/>
    <w:rsid w:val="35FD4EFD"/>
    <w:rsid w:val="3608F5FF"/>
    <w:rsid w:val="360C61B8"/>
    <w:rsid w:val="361D61D2"/>
    <w:rsid w:val="362BBA80"/>
    <w:rsid w:val="3631396C"/>
    <w:rsid w:val="36618D0A"/>
    <w:rsid w:val="3695B158"/>
    <w:rsid w:val="369DD8E7"/>
    <w:rsid w:val="369F5DC4"/>
    <w:rsid w:val="36DEDB8F"/>
    <w:rsid w:val="36EE6F91"/>
    <w:rsid w:val="371BC797"/>
    <w:rsid w:val="371C12B2"/>
    <w:rsid w:val="372DF72D"/>
    <w:rsid w:val="373684F6"/>
    <w:rsid w:val="37417745"/>
    <w:rsid w:val="374F22CD"/>
    <w:rsid w:val="375565BB"/>
    <w:rsid w:val="37997ED8"/>
    <w:rsid w:val="379BE970"/>
    <w:rsid w:val="37ACA5C6"/>
    <w:rsid w:val="37AFA26D"/>
    <w:rsid w:val="37DDD8C9"/>
    <w:rsid w:val="380803E8"/>
    <w:rsid w:val="38256FC0"/>
    <w:rsid w:val="383ED6B8"/>
    <w:rsid w:val="385E72B2"/>
    <w:rsid w:val="386FBFAD"/>
    <w:rsid w:val="387435C3"/>
    <w:rsid w:val="3876733D"/>
    <w:rsid w:val="389CB15C"/>
    <w:rsid w:val="38BE1EAC"/>
    <w:rsid w:val="38F3A1DE"/>
    <w:rsid w:val="3900C8D6"/>
    <w:rsid w:val="3928A1C4"/>
    <w:rsid w:val="39676DA0"/>
    <w:rsid w:val="396F9203"/>
    <w:rsid w:val="39738138"/>
    <w:rsid w:val="399211DC"/>
    <w:rsid w:val="39AC3CF5"/>
    <w:rsid w:val="39B0392D"/>
    <w:rsid w:val="39BC7C19"/>
    <w:rsid w:val="39D6391C"/>
    <w:rsid w:val="39D6B30B"/>
    <w:rsid w:val="39E7CDBF"/>
    <w:rsid w:val="3A2BB159"/>
    <w:rsid w:val="3A3539F5"/>
    <w:rsid w:val="3A4BC02A"/>
    <w:rsid w:val="3A4F4262"/>
    <w:rsid w:val="3A5652DE"/>
    <w:rsid w:val="3A59F5DD"/>
    <w:rsid w:val="3A680F3F"/>
    <w:rsid w:val="3A772810"/>
    <w:rsid w:val="3A7A9D72"/>
    <w:rsid w:val="3A873F82"/>
    <w:rsid w:val="3A9EF943"/>
    <w:rsid w:val="3AA14049"/>
    <w:rsid w:val="3AA8CC82"/>
    <w:rsid w:val="3ACD6DD6"/>
    <w:rsid w:val="3AE5F9E5"/>
    <w:rsid w:val="3AEF529F"/>
    <w:rsid w:val="3AFB2608"/>
    <w:rsid w:val="3AFE71AA"/>
    <w:rsid w:val="3B097BF8"/>
    <w:rsid w:val="3B2A9A39"/>
    <w:rsid w:val="3B2C757E"/>
    <w:rsid w:val="3B456DB9"/>
    <w:rsid w:val="3B45778D"/>
    <w:rsid w:val="3B65EAF8"/>
    <w:rsid w:val="3B82BC60"/>
    <w:rsid w:val="3B853B31"/>
    <w:rsid w:val="3B8C6709"/>
    <w:rsid w:val="3BA87F35"/>
    <w:rsid w:val="3BB33132"/>
    <w:rsid w:val="3BE4FCA5"/>
    <w:rsid w:val="3BEBEE79"/>
    <w:rsid w:val="3BF59550"/>
    <w:rsid w:val="3BFA8A0A"/>
    <w:rsid w:val="3C0FEA99"/>
    <w:rsid w:val="3C1F673A"/>
    <w:rsid w:val="3C388DEB"/>
    <w:rsid w:val="3C6961C0"/>
    <w:rsid w:val="3C6A6BE4"/>
    <w:rsid w:val="3C6B86D4"/>
    <w:rsid w:val="3C7B4E55"/>
    <w:rsid w:val="3C924833"/>
    <w:rsid w:val="3C944A88"/>
    <w:rsid w:val="3CB411CA"/>
    <w:rsid w:val="3CC1B968"/>
    <w:rsid w:val="3CC9FE5E"/>
    <w:rsid w:val="3CD9F5EB"/>
    <w:rsid w:val="3CEEE65F"/>
    <w:rsid w:val="3CF41762"/>
    <w:rsid w:val="3D29E9D6"/>
    <w:rsid w:val="3D391BB2"/>
    <w:rsid w:val="3D42EC77"/>
    <w:rsid w:val="3D46D9E6"/>
    <w:rsid w:val="3D6A549D"/>
    <w:rsid w:val="3D6EB23C"/>
    <w:rsid w:val="3D7B6168"/>
    <w:rsid w:val="3D92EFD2"/>
    <w:rsid w:val="3D9F7D32"/>
    <w:rsid w:val="3DC2B903"/>
    <w:rsid w:val="3DD32A0D"/>
    <w:rsid w:val="3DF6DF46"/>
    <w:rsid w:val="3E176A55"/>
    <w:rsid w:val="3E3E44DA"/>
    <w:rsid w:val="3E789BEE"/>
    <w:rsid w:val="3EB923E9"/>
    <w:rsid w:val="3EDE0BE0"/>
    <w:rsid w:val="3EFF0AFA"/>
    <w:rsid w:val="3F08901E"/>
    <w:rsid w:val="3F0D1B4D"/>
    <w:rsid w:val="3F0EB164"/>
    <w:rsid w:val="3F146CF0"/>
    <w:rsid w:val="3F2427B0"/>
    <w:rsid w:val="3F2B14D9"/>
    <w:rsid w:val="3F2C2106"/>
    <w:rsid w:val="3F631123"/>
    <w:rsid w:val="3F737968"/>
    <w:rsid w:val="3FB15062"/>
    <w:rsid w:val="3FB8DED6"/>
    <w:rsid w:val="3FFC9F32"/>
    <w:rsid w:val="401B36E0"/>
    <w:rsid w:val="40339949"/>
    <w:rsid w:val="404BB4DC"/>
    <w:rsid w:val="404BBB99"/>
    <w:rsid w:val="40604398"/>
    <w:rsid w:val="40673834"/>
    <w:rsid w:val="40732A5F"/>
    <w:rsid w:val="4074A5DC"/>
    <w:rsid w:val="407B7510"/>
    <w:rsid w:val="4080C172"/>
    <w:rsid w:val="4081B34F"/>
    <w:rsid w:val="40837B41"/>
    <w:rsid w:val="40842D6B"/>
    <w:rsid w:val="4094BDD6"/>
    <w:rsid w:val="40AD8FB1"/>
    <w:rsid w:val="40AE884C"/>
    <w:rsid w:val="40CBDEB0"/>
    <w:rsid w:val="40EA32BA"/>
    <w:rsid w:val="41269FB1"/>
    <w:rsid w:val="41287C59"/>
    <w:rsid w:val="412D0B81"/>
    <w:rsid w:val="412E91D1"/>
    <w:rsid w:val="413B9FF6"/>
    <w:rsid w:val="413E323B"/>
    <w:rsid w:val="414686BC"/>
    <w:rsid w:val="416897B1"/>
    <w:rsid w:val="417D2FF9"/>
    <w:rsid w:val="418FEF90"/>
    <w:rsid w:val="4197C1AD"/>
    <w:rsid w:val="419EA997"/>
    <w:rsid w:val="41C0748C"/>
    <w:rsid w:val="41CEBFC5"/>
    <w:rsid w:val="41E2BA2A"/>
    <w:rsid w:val="41E5A3B9"/>
    <w:rsid w:val="42203887"/>
    <w:rsid w:val="42340FF1"/>
    <w:rsid w:val="424FE6D0"/>
    <w:rsid w:val="42540ED3"/>
    <w:rsid w:val="426281A0"/>
    <w:rsid w:val="426AA130"/>
    <w:rsid w:val="4275F417"/>
    <w:rsid w:val="4280316A"/>
    <w:rsid w:val="428E7983"/>
    <w:rsid w:val="428FED6E"/>
    <w:rsid w:val="42B05918"/>
    <w:rsid w:val="42C2F384"/>
    <w:rsid w:val="42C9D54A"/>
    <w:rsid w:val="42D62B95"/>
    <w:rsid w:val="42E10557"/>
    <w:rsid w:val="4306615E"/>
    <w:rsid w:val="431D7E01"/>
    <w:rsid w:val="4326F407"/>
    <w:rsid w:val="4330A8CA"/>
    <w:rsid w:val="43321334"/>
    <w:rsid w:val="4332654A"/>
    <w:rsid w:val="43397CA5"/>
    <w:rsid w:val="4394F5EC"/>
    <w:rsid w:val="43982CB2"/>
    <w:rsid w:val="4398C487"/>
    <w:rsid w:val="43B120A6"/>
    <w:rsid w:val="43B1C892"/>
    <w:rsid w:val="43DCAFAF"/>
    <w:rsid w:val="4426D04A"/>
    <w:rsid w:val="44298D95"/>
    <w:rsid w:val="44386903"/>
    <w:rsid w:val="4448B33F"/>
    <w:rsid w:val="446FA6FD"/>
    <w:rsid w:val="447D2EFE"/>
    <w:rsid w:val="4493E618"/>
    <w:rsid w:val="4493FA6C"/>
    <w:rsid w:val="44AE8218"/>
    <w:rsid w:val="44DF6407"/>
    <w:rsid w:val="4533C571"/>
    <w:rsid w:val="45454705"/>
    <w:rsid w:val="45800E87"/>
    <w:rsid w:val="459E285F"/>
    <w:rsid w:val="45A8FD23"/>
    <w:rsid w:val="45B3257B"/>
    <w:rsid w:val="45F0DA9A"/>
    <w:rsid w:val="460396BF"/>
    <w:rsid w:val="4627F9D8"/>
    <w:rsid w:val="46361AA6"/>
    <w:rsid w:val="463984B9"/>
    <w:rsid w:val="463CFE0E"/>
    <w:rsid w:val="4643F4F8"/>
    <w:rsid w:val="4656EFC8"/>
    <w:rsid w:val="467D0E2F"/>
    <w:rsid w:val="468B0C48"/>
    <w:rsid w:val="46944347"/>
    <w:rsid w:val="46CEB35E"/>
    <w:rsid w:val="46D19FD1"/>
    <w:rsid w:val="46D46715"/>
    <w:rsid w:val="46DB250C"/>
    <w:rsid w:val="46DEFDFB"/>
    <w:rsid w:val="46E43DBF"/>
    <w:rsid w:val="46F6FF17"/>
    <w:rsid w:val="470289D6"/>
    <w:rsid w:val="471BC393"/>
    <w:rsid w:val="474460E3"/>
    <w:rsid w:val="474F8CA1"/>
    <w:rsid w:val="47731F0A"/>
    <w:rsid w:val="47740B72"/>
    <w:rsid w:val="4777D3A8"/>
    <w:rsid w:val="477AFAB0"/>
    <w:rsid w:val="47903028"/>
    <w:rsid w:val="4796261B"/>
    <w:rsid w:val="4796B94E"/>
    <w:rsid w:val="47C58E5E"/>
    <w:rsid w:val="481208BE"/>
    <w:rsid w:val="482783BD"/>
    <w:rsid w:val="48288E49"/>
    <w:rsid w:val="4831916D"/>
    <w:rsid w:val="4833619E"/>
    <w:rsid w:val="48344AE3"/>
    <w:rsid w:val="4847CE3F"/>
    <w:rsid w:val="4861189D"/>
    <w:rsid w:val="48820DF3"/>
    <w:rsid w:val="488F4EC0"/>
    <w:rsid w:val="489E3DA9"/>
    <w:rsid w:val="48AD8A7D"/>
    <w:rsid w:val="48B5C44B"/>
    <w:rsid w:val="48B79AC2"/>
    <w:rsid w:val="48BA4CF1"/>
    <w:rsid w:val="48C50944"/>
    <w:rsid w:val="48C8EDBB"/>
    <w:rsid w:val="48FA0274"/>
    <w:rsid w:val="4900704A"/>
    <w:rsid w:val="4902C7DE"/>
    <w:rsid w:val="49113882"/>
    <w:rsid w:val="491E631E"/>
    <w:rsid w:val="49251D6C"/>
    <w:rsid w:val="497BC0F9"/>
    <w:rsid w:val="49A0BCF7"/>
    <w:rsid w:val="49BDBBA6"/>
    <w:rsid w:val="49BE3483"/>
    <w:rsid w:val="49C0F554"/>
    <w:rsid w:val="49C9CA1F"/>
    <w:rsid w:val="49E53A10"/>
    <w:rsid w:val="49F904AF"/>
    <w:rsid w:val="49FD61D7"/>
    <w:rsid w:val="4A02391C"/>
    <w:rsid w:val="4A31B8B3"/>
    <w:rsid w:val="4A364024"/>
    <w:rsid w:val="4A46068C"/>
    <w:rsid w:val="4A65B406"/>
    <w:rsid w:val="4A6BB061"/>
    <w:rsid w:val="4A7E48C6"/>
    <w:rsid w:val="4A85BAB9"/>
    <w:rsid w:val="4AA29E53"/>
    <w:rsid w:val="4AA6C159"/>
    <w:rsid w:val="4AA72D2E"/>
    <w:rsid w:val="4AC00989"/>
    <w:rsid w:val="4AC0674E"/>
    <w:rsid w:val="4AEA5090"/>
    <w:rsid w:val="4AED9D61"/>
    <w:rsid w:val="4AFD648F"/>
    <w:rsid w:val="4AFDCACF"/>
    <w:rsid w:val="4B316B76"/>
    <w:rsid w:val="4B4B02E9"/>
    <w:rsid w:val="4B5E506C"/>
    <w:rsid w:val="4B858718"/>
    <w:rsid w:val="4B9344B0"/>
    <w:rsid w:val="4B9A8A85"/>
    <w:rsid w:val="4C31A6E2"/>
    <w:rsid w:val="4C354502"/>
    <w:rsid w:val="4C42A580"/>
    <w:rsid w:val="4C4C3685"/>
    <w:rsid w:val="4C785E6E"/>
    <w:rsid w:val="4C8228C5"/>
    <w:rsid w:val="4C84B7B2"/>
    <w:rsid w:val="4C9551D0"/>
    <w:rsid w:val="4CA80F72"/>
    <w:rsid w:val="4CB389EA"/>
    <w:rsid w:val="4CB87652"/>
    <w:rsid w:val="4CCA3DE9"/>
    <w:rsid w:val="4D0274C4"/>
    <w:rsid w:val="4D06FB3B"/>
    <w:rsid w:val="4D08AF7B"/>
    <w:rsid w:val="4D29440C"/>
    <w:rsid w:val="4D30EFD1"/>
    <w:rsid w:val="4D8992FC"/>
    <w:rsid w:val="4D8BF77F"/>
    <w:rsid w:val="4D8E198F"/>
    <w:rsid w:val="4D8FB9B4"/>
    <w:rsid w:val="4DA30C52"/>
    <w:rsid w:val="4DA7031B"/>
    <w:rsid w:val="4DB60954"/>
    <w:rsid w:val="4DDB42E7"/>
    <w:rsid w:val="4E09A1FC"/>
    <w:rsid w:val="4E161283"/>
    <w:rsid w:val="4E17373F"/>
    <w:rsid w:val="4E2739B7"/>
    <w:rsid w:val="4E2D4F9B"/>
    <w:rsid w:val="4E2E8052"/>
    <w:rsid w:val="4E36F332"/>
    <w:rsid w:val="4E48C8B6"/>
    <w:rsid w:val="4E59721F"/>
    <w:rsid w:val="4E6769DE"/>
    <w:rsid w:val="4E82C295"/>
    <w:rsid w:val="4E91BEBE"/>
    <w:rsid w:val="4EBF8EEE"/>
    <w:rsid w:val="4ED1DD98"/>
    <w:rsid w:val="4ED2556D"/>
    <w:rsid w:val="4F01577E"/>
    <w:rsid w:val="4F058D74"/>
    <w:rsid w:val="4F25B0B4"/>
    <w:rsid w:val="4F27C78F"/>
    <w:rsid w:val="4F6B6110"/>
    <w:rsid w:val="4F812E0B"/>
    <w:rsid w:val="4F8CB98F"/>
    <w:rsid w:val="4FBE4BFA"/>
    <w:rsid w:val="4FC3227F"/>
    <w:rsid w:val="4FCB5D13"/>
    <w:rsid w:val="4FEB2E7E"/>
    <w:rsid w:val="5001FD75"/>
    <w:rsid w:val="50097A6E"/>
    <w:rsid w:val="501F6D47"/>
    <w:rsid w:val="503D24BB"/>
    <w:rsid w:val="5065C118"/>
    <w:rsid w:val="507653A8"/>
    <w:rsid w:val="509E84C8"/>
    <w:rsid w:val="50AB71B7"/>
    <w:rsid w:val="50ABDA08"/>
    <w:rsid w:val="50AE53DB"/>
    <w:rsid w:val="50BE32D3"/>
    <w:rsid w:val="50CFD37A"/>
    <w:rsid w:val="50EECAF0"/>
    <w:rsid w:val="510A910A"/>
    <w:rsid w:val="512AC548"/>
    <w:rsid w:val="5130EBD2"/>
    <w:rsid w:val="5179C0D1"/>
    <w:rsid w:val="517CF566"/>
    <w:rsid w:val="5184BF8B"/>
    <w:rsid w:val="518697A6"/>
    <w:rsid w:val="5195029B"/>
    <w:rsid w:val="51BF90BA"/>
    <w:rsid w:val="51CB18E2"/>
    <w:rsid w:val="51E65CF0"/>
    <w:rsid w:val="51EB80AE"/>
    <w:rsid w:val="51F58C4D"/>
    <w:rsid w:val="51FC75BF"/>
    <w:rsid w:val="520C5880"/>
    <w:rsid w:val="5218CC84"/>
    <w:rsid w:val="5225A5A6"/>
    <w:rsid w:val="5226779B"/>
    <w:rsid w:val="52310A8B"/>
    <w:rsid w:val="523D3271"/>
    <w:rsid w:val="52631C00"/>
    <w:rsid w:val="527E5456"/>
    <w:rsid w:val="528C39C8"/>
    <w:rsid w:val="529E9168"/>
    <w:rsid w:val="52A23215"/>
    <w:rsid w:val="52A5AA50"/>
    <w:rsid w:val="52CDD333"/>
    <w:rsid w:val="52D0095E"/>
    <w:rsid w:val="52EFB9B6"/>
    <w:rsid w:val="52F58B46"/>
    <w:rsid w:val="53019890"/>
    <w:rsid w:val="530B9164"/>
    <w:rsid w:val="531F3436"/>
    <w:rsid w:val="532FC6B4"/>
    <w:rsid w:val="53529397"/>
    <w:rsid w:val="536FD02E"/>
    <w:rsid w:val="53957A7A"/>
    <w:rsid w:val="539C0332"/>
    <w:rsid w:val="539FCF82"/>
    <w:rsid w:val="53A05745"/>
    <w:rsid w:val="53EA9CCD"/>
    <w:rsid w:val="5446652A"/>
    <w:rsid w:val="545641AE"/>
    <w:rsid w:val="547293BD"/>
    <w:rsid w:val="5473AA39"/>
    <w:rsid w:val="547BF165"/>
    <w:rsid w:val="547E7E11"/>
    <w:rsid w:val="5481EA5C"/>
    <w:rsid w:val="549E2A73"/>
    <w:rsid w:val="549F5A5A"/>
    <w:rsid w:val="54A2A3BB"/>
    <w:rsid w:val="54A7E776"/>
    <w:rsid w:val="54C95FB4"/>
    <w:rsid w:val="54D0F27A"/>
    <w:rsid w:val="54FC8487"/>
    <w:rsid w:val="5536D89B"/>
    <w:rsid w:val="5540F31B"/>
    <w:rsid w:val="554DBB7D"/>
    <w:rsid w:val="55632574"/>
    <w:rsid w:val="5563DFD3"/>
    <w:rsid w:val="556E78E3"/>
    <w:rsid w:val="557619CC"/>
    <w:rsid w:val="557713A4"/>
    <w:rsid w:val="557C4FE9"/>
    <w:rsid w:val="559E3B98"/>
    <w:rsid w:val="55A4D0F5"/>
    <w:rsid w:val="560DD8D1"/>
    <w:rsid w:val="56111108"/>
    <w:rsid w:val="5617747F"/>
    <w:rsid w:val="5629A14A"/>
    <w:rsid w:val="562FFDD9"/>
    <w:rsid w:val="564AEE69"/>
    <w:rsid w:val="566C394F"/>
    <w:rsid w:val="56706579"/>
    <w:rsid w:val="568BF7A7"/>
    <w:rsid w:val="5696E024"/>
    <w:rsid w:val="569BAD89"/>
    <w:rsid w:val="56E50AE9"/>
    <w:rsid w:val="56E7C61E"/>
    <w:rsid w:val="56EE91B9"/>
    <w:rsid w:val="56FC994C"/>
    <w:rsid w:val="57213EF7"/>
    <w:rsid w:val="57292447"/>
    <w:rsid w:val="572E3058"/>
    <w:rsid w:val="573432FA"/>
    <w:rsid w:val="57355C17"/>
    <w:rsid w:val="573A3726"/>
    <w:rsid w:val="5744C8D4"/>
    <w:rsid w:val="575A71C1"/>
    <w:rsid w:val="577A8233"/>
    <w:rsid w:val="57829902"/>
    <w:rsid w:val="5785E130"/>
    <w:rsid w:val="578ECD8B"/>
    <w:rsid w:val="579531CC"/>
    <w:rsid w:val="57FF2F0F"/>
    <w:rsid w:val="58087C47"/>
    <w:rsid w:val="58243372"/>
    <w:rsid w:val="58300BEA"/>
    <w:rsid w:val="583F29DB"/>
    <w:rsid w:val="58551204"/>
    <w:rsid w:val="585E73C8"/>
    <w:rsid w:val="586555EF"/>
    <w:rsid w:val="58737ECD"/>
    <w:rsid w:val="58920D94"/>
    <w:rsid w:val="58944949"/>
    <w:rsid w:val="589CB9BE"/>
    <w:rsid w:val="589E6DBA"/>
    <w:rsid w:val="58CEC292"/>
    <w:rsid w:val="58F12F29"/>
    <w:rsid w:val="58FF367B"/>
    <w:rsid w:val="59135AA5"/>
    <w:rsid w:val="592ED17A"/>
    <w:rsid w:val="5955C222"/>
    <w:rsid w:val="596F46D9"/>
    <w:rsid w:val="59789EF9"/>
    <w:rsid w:val="598430EC"/>
    <w:rsid w:val="5988FDC5"/>
    <w:rsid w:val="59971508"/>
    <w:rsid w:val="59A0154B"/>
    <w:rsid w:val="59AAC65A"/>
    <w:rsid w:val="59DAA79F"/>
    <w:rsid w:val="59F74879"/>
    <w:rsid w:val="59FFC0BB"/>
    <w:rsid w:val="5A0D3451"/>
    <w:rsid w:val="5A127512"/>
    <w:rsid w:val="5A3103D9"/>
    <w:rsid w:val="5A4CBEC1"/>
    <w:rsid w:val="5A599C9E"/>
    <w:rsid w:val="5A6A9B32"/>
    <w:rsid w:val="5A7119A7"/>
    <w:rsid w:val="5A7E2245"/>
    <w:rsid w:val="5A818654"/>
    <w:rsid w:val="5A95B274"/>
    <w:rsid w:val="5A9DE24A"/>
    <w:rsid w:val="5AA20FED"/>
    <w:rsid w:val="5AA67A4F"/>
    <w:rsid w:val="5AAF7355"/>
    <w:rsid w:val="5AC96BBD"/>
    <w:rsid w:val="5ACF423D"/>
    <w:rsid w:val="5AEB76F4"/>
    <w:rsid w:val="5B078B1A"/>
    <w:rsid w:val="5B097B10"/>
    <w:rsid w:val="5B28B768"/>
    <w:rsid w:val="5B2BD0FB"/>
    <w:rsid w:val="5B53929C"/>
    <w:rsid w:val="5B651D1E"/>
    <w:rsid w:val="5B6C7775"/>
    <w:rsid w:val="5B7DC8E2"/>
    <w:rsid w:val="5B90DC1F"/>
    <w:rsid w:val="5B994B03"/>
    <w:rsid w:val="5BC33F01"/>
    <w:rsid w:val="5BC8F5A5"/>
    <w:rsid w:val="5BCA299E"/>
    <w:rsid w:val="5BD1E373"/>
    <w:rsid w:val="5BDD2324"/>
    <w:rsid w:val="5BE74C52"/>
    <w:rsid w:val="5BEC4DB0"/>
    <w:rsid w:val="5BF5D529"/>
    <w:rsid w:val="5C05E67C"/>
    <w:rsid w:val="5C19C17B"/>
    <w:rsid w:val="5C29A0C3"/>
    <w:rsid w:val="5C42E047"/>
    <w:rsid w:val="5C667DFE"/>
    <w:rsid w:val="5C89C873"/>
    <w:rsid w:val="5C8A5FC0"/>
    <w:rsid w:val="5C8CCB37"/>
    <w:rsid w:val="5CA73D4E"/>
    <w:rsid w:val="5CC20953"/>
    <w:rsid w:val="5CEF24BA"/>
    <w:rsid w:val="5D0E521B"/>
    <w:rsid w:val="5D2EE55A"/>
    <w:rsid w:val="5D8F6DB5"/>
    <w:rsid w:val="5D9B9EDC"/>
    <w:rsid w:val="5DCE2473"/>
    <w:rsid w:val="5DD5B0AC"/>
    <w:rsid w:val="5DDBAC78"/>
    <w:rsid w:val="5E07A834"/>
    <w:rsid w:val="5E385767"/>
    <w:rsid w:val="5E45C706"/>
    <w:rsid w:val="5E4ADB92"/>
    <w:rsid w:val="5E505284"/>
    <w:rsid w:val="5E57A711"/>
    <w:rsid w:val="5E57D2E1"/>
    <w:rsid w:val="5E6376E2"/>
    <w:rsid w:val="5E723EB9"/>
    <w:rsid w:val="5E7BBA8B"/>
    <w:rsid w:val="5E811490"/>
    <w:rsid w:val="5E8185BD"/>
    <w:rsid w:val="5E8AC384"/>
    <w:rsid w:val="5EB16BF7"/>
    <w:rsid w:val="5ECCC16C"/>
    <w:rsid w:val="5EF4FC4D"/>
    <w:rsid w:val="5EF8B06A"/>
    <w:rsid w:val="5F1A770B"/>
    <w:rsid w:val="5F469E25"/>
    <w:rsid w:val="5F4922C6"/>
    <w:rsid w:val="5F4A072A"/>
    <w:rsid w:val="5F4BBF33"/>
    <w:rsid w:val="5F56C2A6"/>
    <w:rsid w:val="5F9B579C"/>
    <w:rsid w:val="5FB110DD"/>
    <w:rsid w:val="5FC96B66"/>
    <w:rsid w:val="5FCB66FA"/>
    <w:rsid w:val="6016DDCF"/>
    <w:rsid w:val="6025E4E5"/>
    <w:rsid w:val="603A3C0C"/>
    <w:rsid w:val="6049C07E"/>
    <w:rsid w:val="604A8922"/>
    <w:rsid w:val="60544A6F"/>
    <w:rsid w:val="608861EE"/>
    <w:rsid w:val="608E37F6"/>
    <w:rsid w:val="60916642"/>
    <w:rsid w:val="609C6C24"/>
    <w:rsid w:val="609CD49C"/>
    <w:rsid w:val="60B68425"/>
    <w:rsid w:val="60D4DA90"/>
    <w:rsid w:val="60D944E4"/>
    <w:rsid w:val="60E3F557"/>
    <w:rsid w:val="60E5823C"/>
    <w:rsid w:val="60FE194E"/>
    <w:rsid w:val="6137399D"/>
    <w:rsid w:val="6142B630"/>
    <w:rsid w:val="61463DAB"/>
    <w:rsid w:val="615A10FC"/>
    <w:rsid w:val="618B3319"/>
    <w:rsid w:val="61A12982"/>
    <w:rsid w:val="61BFFE2C"/>
    <w:rsid w:val="61CDCB20"/>
    <w:rsid w:val="61D170D2"/>
    <w:rsid w:val="61DDACD0"/>
    <w:rsid w:val="61F346DD"/>
    <w:rsid w:val="620C85D3"/>
    <w:rsid w:val="62150B37"/>
    <w:rsid w:val="6250EDE5"/>
    <w:rsid w:val="6269A435"/>
    <w:rsid w:val="627AD980"/>
    <w:rsid w:val="62913F30"/>
    <w:rsid w:val="62954F2D"/>
    <w:rsid w:val="629F028A"/>
    <w:rsid w:val="62B50E0D"/>
    <w:rsid w:val="62D0B766"/>
    <w:rsid w:val="62F1C78D"/>
    <w:rsid w:val="62FDBD0B"/>
    <w:rsid w:val="6357F470"/>
    <w:rsid w:val="63651167"/>
    <w:rsid w:val="637EE9E3"/>
    <w:rsid w:val="6418BA43"/>
    <w:rsid w:val="6424AA43"/>
    <w:rsid w:val="6469342C"/>
    <w:rsid w:val="646B120F"/>
    <w:rsid w:val="647FCC96"/>
    <w:rsid w:val="64963D20"/>
    <w:rsid w:val="64B416B8"/>
    <w:rsid w:val="64E9B864"/>
    <w:rsid w:val="64F8F04D"/>
    <w:rsid w:val="650A5485"/>
    <w:rsid w:val="6513BE2F"/>
    <w:rsid w:val="654B86D7"/>
    <w:rsid w:val="65526B54"/>
    <w:rsid w:val="6554DCBC"/>
    <w:rsid w:val="6566337F"/>
    <w:rsid w:val="657C181D"/>
    <w:rsid w:val="658873E2"/>
    <w:rsid w:val="65A1D11C"/>
    <w:rsid w:val="65BD34A3"/>
    <w:rsid w:val="65C5C9F8"/>
    <w:rsid w:val="65FAF99D"/>
    <w:rsid w:val="6601271E"/>
    <w:rsid w:val="660C5BD9"/>
    <w:rsid w:val="66243967"/>
    <w:rsid w:val="6624B398"/>
    <w:rsid w:val="66267EA7"/>
    <w:rsid w:val="6634B1A3"/>
    <w:rsid w:val="66396D96"/>
    <w:rsid w:val="663E32E7"/>
    <w:rsid w:val="6647AA41"/>
    <w:rsid w:val="66CD6AB5"/>
    <w:rsid w:val="66F8FDB5"/>
    <w:rsid w:val="670950D8"/>
    <w:rsid w:val="670A9C03"/>
    <w:rsid w:val="671FBBF5"/>
    <w:rsid w:val="672E060A"/>
    <w:rsid w:val="6755858D"/>
    <w:rsid w:val="675F4879"/>
    <w:rsid w:val="6766ADF8"/>
    <w:rsid w:val="677E204A"/>
    <w:rsid w:val="677F4342"/>
    <w:rsid w:val="6782F8A5"/>
    <w:rsid w:val="67B96D5D"/>
    <w:rsid w:val="67C7283D"/>
    <w:rsid w:val="67C771D3"/>
    <w:rsid w:val="67CA3143"/>
    <w:rsid w:val="67D15C88"/>
    <w:rsid w:val="67E66A3C"/>
    <w:rsid w:val="680A2709"/>
    <w:rsid w:val="680D1A66"/>
    <w:rsid w:val="6819EC9D"/>
    <w:rsid w:val="6820BB02"/>
    <w:rsid w:val="682446B0"/>
    <w:rsid w:val="68305D23"/>
    <w:rsid w:val="6841B8A6"/>
    <w:rsid w:val="6890504A"/>
    <w:rsid w:val="68905A7D"/>
    <w:rsid w:val="68E2B794"/>
    <w:rsid w:val="68F1EC29"/>
    <w:rsid w:val="68F2A9E5"/>
    <w:rsid w:val="68FFD1C4"/>
    <w:rsid w:val="692DF0AA"/>
    <w:rsid w:val="69323B58"/>
    <w:rsid w:val="6963EC4E"/>
    <w:rsid w:val="696CF7BF"/>
    <w:rsid w:val="69753849"/>
    <w:rsid w:val="699E2E31"/>
    <w:rsid w:val="699EB658"/>
    <w:rsid w:val="69A86C47"/>
    <w:rsid w:val="69BC7814"/>
    <w:rsid w:val="69E8137E"/>
    <w:rsid w:val="6A093CE7"/>
    <w:rsid w:val="6A7329E1"/>
    <w:rsid w:val="6A80B1A4"/>
    <w:rsid w:val="6A9AE0F7"/>
    <w:rsid w:val="6AA57BDA"/>
    <w:rsid w:val="6AADDC2D"/>
    <w:rsid w:val="6AB1B294"/>
    <w:rsid w:val="6AB51530"/>
    <w:rsid w:val="6AFE73B6"/>
    <w:rsid w:val="6B1A4AA7"/>
    <w:rsid w:val="6B27201D"/>
    <w:rsid w:val="6B449138"/>
    <w:rsid w:val="6B460FD9"/>
    <w:rsid w:val="6B7DC5D0"/>
    <w:rsid w:val="6BA184F7"/>
    <w:rsid w:val="6BC17B8F"/>
    <w:rsid w:val="6BC7C808"/>
    <w:rsid w:val="6BDBF59A"/>
    <w:rsid w:val="6BE203A6"/>
    <w:rsid w:val="6BE4D3BC"/>
    <w:rsid w:val="6BE9AC9C"/>
    <w:rsid w:val="6BEF8D37"/>
    <w:rsid w:val="6C1DC0E4"/>
    <w:rsid w:val="6C269A86"/>
    <w:rsid w:val="6C3A8151"/>
    <w:rsid w:val="6C408A22"/>
    <w:rsid w:val="6C4321C7"/>
    <w:rsid w:val="6C4E476E"/>
    <w:rsid w:val="6C4F2C7C"/>
    <w:rsid w:val="6C588D35"/>
    <w:rsid w:val="6C60D9FA"/>
    <w:rsid w:val="6CB8BD5E"/>
    <w:rsid w:val="6CC913D1"/>
    <w:rsid w:val="6CF0101E"/>
    <w:rsid w:val="6D109CC9"/>
    <w:rsid w:val="6D263489"/>
    <w:rsid w:val="6D4CE94C"/>
    <w:rsid w:val="6D71C365"/>
    <w:rsid w:val="6D774612"/>
    <w:rsid w:val="6D795E9D"/>
    <w:rsid w:val="6DA176D4"/>
    <w:rsid w:val="6DC6C3C9"/>
    <w:rsid w:val="6DD00EFF"/>
    <w:rsid w:val="6E0AC219"/>
    <w:rsid w:val="6E3D0D99"/>
    <w:rsid w:val="6E3D150A"/>
    <w:rsid w:val="6E3E4743"/>
    <w:rsid w:val="6E4C4C16"/>
    <w:rsid w:val="6E4DBFD7"/>
    <w:rsid w:val="6E59C569"/>
    <w:rsid w:val="6E5BAB67"/>
    <w:rsid w:val="6E623672"/>
    <w:rsid w:val="6E64A21C"/>
    <w:rsid w:val="6E65639E"/>
    <w:rsid w:val="6E6A07CB"/>
    <w:rsid w:val="6E6BBEF0"/>
    <w:rsid w:val="6E6CAF9E"/>
    <w:rsid w:val="6EB10201"/>
    <w:rsid w:val="6EB52142"/>
    <w:rsid w:val="6EBAD6D6"/>
    <w:rsid w:val="6ECEF4D1"/>
    <w:rsid w:val="6EDA40FF"/>
    <w:rsid w:val="6EE232DB"/>
    <w:rsid w:val="6EF81233"/>
    <w:rsid w:val="6F0267FC"/>
    <w:rsid w:val="6F0840FB"/>
    <w:rsid w:val="6F3544A0"/>
    <w:rsid w:val="6F3A44E6"/>
    <w:rsid w:val="6F670AEF"/>
    <w:rsid w:val="6F91C329"/>
    <w:rsid w:val="6F976ED0"/>
    <w:rsid w:val="6FB81BB1"/>
    <w:rsid w:val="6FC9AE37"/>
    <w:rsid w:val="6FCA374C"/>
    <w:rsid w:val="6FCA7FC5"/>
    <w:rsid w:val="6FFBC582"/>
    <w:rsid w:val="700C89A1"/>
    <w:rsid w:val="7028E827"/>
    <w:rsid w:val="7058EF71"/>
    <w:rsid w:val="705CA1EA"/>
    <w:rsid w:val="7062E717"/>
    <w:rsid w:val="70A8184E"/>
    <w:rsid w:val="70C6429D"/>
    <w:rsid w:val="70DFA61D"/>
    <w:rsid w:val="70F15C0B"/>
    <w:rsid w:val="70F40F54"/>
    <w:rsid w:val="70F5CA9A"/>
    <w:rsid w:val="711335DF"/>
    <w:rsid w:val="7121708A"/>
    <w:rsid w:val="713905A6"/>
    <w:rsid w:val="720D78EB"/>
    <w:rsid w:val="72158D64"/>
    <w:rsid w:val="7216D473"/>
    <w:rsid w:val="72245FC5"/>
    <w:rsid w:val="72414FD7"/>
    <w:rsid w:val="72613288"/>
    <w:rsid w:val="7281B5D9"/>
    <w:rsid w:val="729956E9"/>
    <w:rsid w:val="72A48494"/>
    <w:rsid w:val="72A50ED3"/>
    <w:rsid w:val="72C221B3"/>
    <w:rsid w:val="72D226A4"/>
    <w:rsid w:val="733DD43A"/>
    <w:rsid w:val="7364E394"/>
    <w:rsid w:val="737007E4"/>
    <w:rsid w:val="739B440F"/>
    <w:rsid w:val="739EE4BB"/>
    <w:rsid w:val="73CBED74"/>
    <w:rsid w:val="73F512BA"/>
    <w:rsid w:val="74028443"/>
    <w:rsid w:val="741585E7"/>
    <w:rsid w:val="742824B2"/>
    <w:rsid w:val="743AD11B"/>
    <w:rsid w:val="7442F626"/>
    <w:rsid w:val="744CFC47"/>
    <w:rsid w:val="7450B642"/>
    <w:rsid w:val="745D49A3"/>
    <w:rsid w:val="74881878"/>
    <w:rsid w:val="74BC571B"/>
    <w:rsid w:val="74D5F3F5"/>
    <w:rsid w:val="74D893BF"/>
    <w:rsid w:val="74D9FC40"/>
    <w:rsid w:val="74F9DF07"/>
    <w:rsid w:val="750A4D35"/>
    <w:rsid w:val="750E4F4A"/>
    <w:rsid w:val="751F9F9D"/>
    <w:rsid w:val="75323C45"/>
    <w:rsid w:val="7560341A"/>
    <w:rsid w:val="7591FC4C"/>
    <w:rsid w:val="7593E28A"/>
    <w:rsid w:val="75B36BFB"/>
    <w:rsid w:val="75E1E5E6"/>
    <w:rsid w:val="75E65825"/>
    <w:rsid w:val="75FD121A"/>
    <w:rsid w:val="75FD1E3D"/>
    <w:rsid w:val="760A2D1D"/>
    <w:rsid w:val="761843EB"/>
    <w:rsid w:val="763C55D9"/>
    <w:rsid w:val="7649DFA1"/>
    <w:rsid w:val="76502AE4"/>
    <w:rsid w:val="765127A5"/>
    <w:rsid w:val="765A2127"/>
    <w:rsid w:val="767DBDE7"/>
    <w:rsid w:val="7680F3CD"/>
    <w:rsid w:val="76996D5C"/>
    <w:rsid w:val="76A29C4D"/>
    <w:rsid w:val="76BE6A7D"/>
    <w:rsid w:val="76D53C54"/>
    <w:rsid w:val="770EED5A"/>
    <w:rsid w:val="771A3000"/>
    <w:rsid w:val="7732E632"/>
    <w:rsid w:val="7744AF5F"/>
    <w:rsid w:val="774736AF"/>
    <w:rsid w:val="7781B1E5"/>
    <w:rsid w:val="77B08A7B"/>
    <w:rsid w:val="77C03A93"/>
    <w:rsid w:val="77D91119"/>
    <w:rsid w:val="77E0DEE6"/>
    <w:rsid w:val="77E5F845"/>
    <w:rsid w:val="77ED3019"/>
    <w:rsid w:val="782463B0"/>
    <w:rsid w:val="782A3A2B"/>
    <w:rsid w:val="78325C12"/>
    <w:rsid w:val="7852BA4A"/>
    <w:rsid w:val="789E0961"/>
    <w:rsid w:val="78BC41D1"/>
    <w:rsid w:val="78C68A64"/>
    <w:rsid w:val="7931D736"/>
    <w:rsid w:val="793C2D60"/>
    <w:rsid w:val="7941494F"/>
    <w:rsid w:val="79591A96"/>
    <w:rsid w:val="796DCE59"/>
    <w:rsid w:val="798C825A"/>
    <w:rsid w:val="79CBCFA2"/>
    <w:rsid w:val="79EA7F53"/>
    <w:rsid w:val="79F05D64"/>
    <w:rsid w:val="7A0C63D0"/>
    <w:rsid w:val="7A17D5F5"/>
    <w:rsid w:val="7A5130C4"/>
    <w:rsid w:val="7A5BC48C"/>
    <w:rsid w:val="7A5EB952"/>
    <w:rsid w:val="7A9E7995"/>
    <w:rsid w:val="7AA0C421"/>
    <w:rsid w:val="7AB678B2"/>
    <w:rsid w:val="7AC08632"/>
    <w:rsid w:val="7ACF3236"/>
    <w:rsid w:val="7AF5B49C"/>
    <w:rsid w:val="7AFE2FBD"/>
    <w:rsid w:val="7B20EAB8"/>
    <w:rsid w:val="7B2E7631"/>
    <w:rsid w:val="7B407FD3"/>
    <w:rsid w:val="7B454416"/>
    <w:rsid w:val="7B6173B8"/>
    <w:rsid w:val="7B73585B"/>
    <w:rsid w:val="7B835E87"/>
    <w:rsid w:val="7B9156F5"/>
    <w:rsid w:val="7B91B8B0"/>
    <w:rsid w:val="7B962FD9"/>
    <w:rsid w:val="7BAC016D"/>
    <w:rsid w:val="7BC5757A"/>
    <w:rsid w:val="7BC598D7"/>
    <w:rsid w:val="7BE84D4B"/>
    <w:rsid w:val="7C14744A"/>
    <w:rsid w:val="7C27527F"/>
    <w:rsid w:val="7C31453D"/>
    <w:rsid w:val="7C3C415E"/>
    <w:rsid w:val="7C453CBB"/>
    <w:rsid w:val="7C6B9A04"/>
    <w:rsid w:val="7C76F84A"/>
    <w:rsid w:val="7C780B86"/>
    <w:rsid w:val="7C828C3B"/>
    <w:rsid w:val="7C8C4DDF"/>
    <w:rsid w:val="7CC86F06"/>
    <w:rsid w:val="7CD57679"/>
    <w:rsid w:val="7CDEB6AB"/>
    <w:rsid w:val="7CE5E271"/>
    <w:rsid w:val="7CFD00A5"/>
    <w:rsid w:val="7D0267E7"/>
    <w:rsid w:val="7D4349EB"/>
    <w:rsid w:val="7D496805"/>
    <w:rsid w:val="7D566C92"/>
    <w:rsid w:val="7D601BEC"/>
    <w:rsid w:val="7D6DB9A0"/>
    <w:rsid w:val="7D7B38B3"/>
    <w:rsid w:val="7D952E71"/>
    <w:rsid w:val="7DA4A5FD"/>
    <w:rsid w:val="7DB3FCC3"/>
    <w:rsid w:val="7DBE3234"/>
    <w:rsid w:val="7DBF0A43"/>
    <w:rsid w:val="7DD5C1DC"/>
    <w:rsid w:val="7DEF96C1"/>
    <w:rsid w:val="7E051B87"/>
    <w:rsid w:val="7E05F2FB"/>
    <w:rsid w:val="7E3B5107"/>
    <w:rsid w:val="7E3C16A7"/>
    <w:rsid w:val="7E53BF7A"/>
    <w:rsid w:val="7E570138"/>
    <w:rsid w:val="7E725FC9"/>
    <w:rsid w:val="7E75058C"/>
    <w:rsid w:val="7E7E343A"/>
    <w:rsid w:val="7EB60877"/>
    <w:rsid w:val="7EB72989"/>
    <w:rsid w:val="7EBACDCF"/>
    <w:rsid w:val="7EBDA5F4"/>
    <w:rsid w:val="7ED64681"/>
    <w:rsid w:val="7ED823F7"/>
    <w:rsid w:val="7EF297E9"/>
    <w:rsid w:val="7EFFFC39"/>
    <w:rsid w:val="7F0DE62A"/>
    <w:rsid w:val="7F1851BE"/>
    <w:rsid w:val="7F3DB43B"/>
    <w:rsid w:val="7F402982"/>
    <w:rsid w:val="7F418B80"/>
    <w:rsid w:val="7F60E1C0"/>
    <w:rsid w:val="7F65044B"/>
    <w:rsid w:val="7F773993"/>
    <w:rsid w:val="7F79FB1F"/>
    <w:rsid w:val="7F846CFF"/>
    <w:rsid w:val="7F8B07D0"/>
    <w:rsid w:val="7F8E7A69"/>
    <w:rsid w:val="7F98629F"/>
    <w:rsid w:val="7FA1193C"/>
    <w:rsid w:val="7FACFA7B"/>
    <w:rsid w:val="7FB09879"/>
    <w:rsid w:val="7FCEFAC4"/>
    <w:rsid w:val="7FE0379A"/>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E42688"/>
  <w15:chartTrackingRefBased/>
  <w15:docId w15:val="{F3F299E5-A389-40E6-AC24-FF73E009E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A532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A5322"/>
  </w:style>
  <w:style w:type="paragraph" w:styleId="Piedepgina">
    <w:name w:val="footer"/>
    <w:basedOn w:val="Normal"/>
    <w:link w:val="PiedepginaCar"/>
    <w:uiPriority w:val="99"/>
    <w:unhideWhenUsed/>
    <w:rsid w:val="00BA532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A5322"/>
  </w:style>
  <w:style w:type="table" w:customStyle="1" w:styleId="NormalTable0">
    <w:name w:val="Normal Table0"/>
    <w:uiPriority w:val="2"/>
    <w:semiHidden/>
    <w:unhideWhenUsed/>
    <w:qFormat/>
    <w:rsid w:val="00BA5322"/>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BA5322"/>
    <w:pPr>
      <w:widowControl w:val="0"/>
      <w:autoSpaceDE w:val="0"/>
      <w:autoSpaceDN w:val="0"/>
      <w:spacing w:after="0" w:line="240" w:lineRule="auto"/>
    </w:pPr>
    <w:rPr>
      <w:rFonts w:ascii="Verdana" w:eastAsia="Verdana" w:hAnsi="Verdana" w:cs="Verdana"/>
      <w:lang w:val="es-ES"/>
    </w:rPr>
  </w:style>
  <w:style w:type="paragraph" w:styleId="Prrafodelista">
    <w:name w:val="List Paragraph"/>
    <w:basedOn w:val="Normal"/>
    <w:uiPriority w:val="1"/>
    <w:qFormat/>
    <w:rsid w:val="00BA5322"/>
    <w:pPr>
      <w:ind w:left="720"/>
      <w:contextualSpacing/>
    </w:pPr>
  </w:style>
  <w:style w:type="table" w:styleId="Tablaconcuadrcula">
    <w:name w:val="Table Grid"/>
    <w:basedOn w:val="Tablanormal"/>
    <w:uiPriority w:val="39"/>
    <w:rsid w:val="0089459F"/>
    <w:pPr>
      <w:spacing w:after="0" w:line="240" w:lineRule="auto"/>
    </w:pPr>
    <w:tblPr/>
  </w:style>
  <w:style w:type="paragraph" w:styleId="Textoindependiente">
    <w:name w:val="Body Text"/>
    <w:basedOn w:val="Normal"/>
    <w:link w:val="TextoindependienteCar"/>
    <w:uiPriority w:val="1"/>
    <w:qFormat/>
    <w:rsid w:val="00FB76ED"/>
    <w:pPr>
      <w:widowControl w:val="0"/>
      <w:autoSpaceDE w:val="0"/>
      <w:autoSpaceDN w:val="0"/>
      <w:spacing w:after="0" w:line="240" w:lineRule="auto"/>
    </w:pPr>
    <w:rPr>
      <w:rFonts w:ascii="Verdana" w:eastAsia="Verdana" w:hAnsi="Verdana" w:cs="Verdana"/>
      <w:lang w:val="es-ES"/>
    </w:rPr>
  </w:style>
  <w:style w:type="character" w:customStyle="1" w:styleId="TextoindependienteCar">
    <w:name w:val="Texto independiente Car"/>
    <w:basedOn w:val="Fuentedeprrafopredeter"/>
    <w:link w:val="Textoindependiente"/>
    <w:uiPriority w:val="1"/>
    <w:rsid w:val="00FB76ED"/>
    <w:rPr>
      <w:rFonts w:ascii="Verdana" w:eastAsia="Verdana" w:hAnsi="Verdana" w:cs="Verdana"/>
      <w:lang w:val="es-ES"/>
    </w:rPr>
  </w:style>
  <w:style w:type="character" w:styleId="Hipervnculo">
    <w:name w:val="Hyperlink"/>
    <w:basedOn w:val="Fuentedeprrafopredeter"/>
    <w:uiPriority w:val="99"/>
    <w:unhideWhenUsed/>
    <w:rsid w:val="009A6765"/>
    <w:rPr>
      <w:color w:val="0563C1"/>
      <w:u w:val="single"/>
    </w:rPr>
  </w:style>
  <w:style w:type="paragraph" w:styleId="Revisin">
    <w:name w:val="Revision"/>
    <w:hidden/>
    <w:uiPriority w:val="99"/>
    <w:semiHidden/>
    <w:rsid w:val="00E86644"/>
    <w:pPr>
      <w:spacing w:after="0" w:line="240" w:lineRule="auto"/>
    </w:pPr>
  </w:style>
  <w:style w:type="character" w:styleId="Refdecomentario">
    <w:name w:val="annotation reference"/>
    <w:basedOn w:val="Fuentedeprrafopredeter"/>
    <w:uiPriority w:val="99"/>
    <w:semiHidden/>
    <w:unhideWhenUsed/>
    <w:rsid w:val="004636C3"/>
    <w:rPr>
      <w:sz w:val="16"/>
      <w:szCs w:val="16"/>
    </w:rPr>
  </w:style>
  <w:style w:type="paragraph" w:styleId="Textocomentario">
    <w:name w:val="annotation text"/>
    <w:basedOn w:val="Normal"/>
    <w:link w:val="TextocomentarioCar"/>
    <w:uiPriority w:val="99"/>
    <w:unhideWhenUsed/>
    <w:rsid w:val="004636C3"/>
    <w:pPr>
      <w:spacing w:line="240" w:lineRule="auto"/>
    </w:pPr>
    <w:rPr>
      <w:sz w:val="20"/>
      <w:szCs w:val="20"/>
    </w:rPr>
  </w:style>
  <w:style w:type="character" w:customStyle="1" w:styleId="TextocomentarioCar">
    <w:name w:val="Texto comentario Car"/>
    <w:basedOn w:val="Fuentedeprrafopredeter"/>
    <w:link w:val="Textocomentario"/>
    <w:uiPriority w:val="99"/>
    <w:rsid w:val="004636C3"/>
    <w:rPr>
      <w:sz w:val="20"/>
      <w:szCs w:val="20"/>
    </w:rPr>
  </w:style>
  <w:style w:type="paragraph" w:styleId="Asuntodelcomentario">
    <w:name w:val="annotation subject"/>
    <w:basedOn w:val="Textocomentario"/>
    <w:next w:val="Textocomentario"/>
    <w:link w:val="AsuntodelcomentarioCar"/>
    <w:uiPriority w:val="99"/>
    <w:semiHidden/>
    <w:unhideWhenUsed/>
    <w:rsid w:val="004636C3"/>
    <w:rPr>
      <w:b/>
      <w:bCs/>
    </w:rPr>
  </w:style>
  <w:style w:type="character" w:customStyle="1" w:styleId="AsuntodelcomentarioCar">
    <w:name w:val="Asunto del comentario Car"/>
    <w:basedOn w:val="TextocomentarioCar"/>
    <w:link w:val="Asuntodelcomentario"/>
    <w:uiPriority w:val="99"/>
    <w:semiHidden/>
    <w:rsid w:val="004636C3"/>
    <w:rPr>
      <w:b/>
      <w:bCs/>
      <w:sz w:val="20"/>
      <w:szCs w:val="20"/>
    </w:rPr>
  </w:style>
  <w:style w:type="paragraph" w:styleId="NormalWeb">
    <w:name w:val="Normal (Web)"/>
    <w:basedOn w:val="Normal"/>
    <w:uiPriority w:val="99"/>
    <w:unhideWhenUsed/>
    <w:rsid w:val="00B670CA"/>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Textoennegrita">
    <w:name w:val="Strong"/>
    <w:basedOn w:val="Fuentedeprrafopredeter"/>
    <w:uiPriority w:val="22"/>
    <w:qFormat/>
    <w:rsid w:val="00C73F98"/>
    <w:rPr>
      <w:b/>
      <w:bCs/>
    </w:rPr>
  </w:style>
  <w:style w:type="paragraph" w:customStyle="1" w:styleId="paragraph">
    <w:name w:val="paragraph"/>
    <w:basedOn w:val="Normal"/>
    <w:rsid w:val="00A9123A"/>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A9123A"/>
  </w:style>
  <w:style w:type="character" w:customStyle="1" w:styleId="eop">
    <w:name w:val="eop"/>
    <w:basedOn w:val="Fuentedeprrafopredeter"/>
    <w:rsid w:val="00A9123A"/>
  </w:style>
  <w:style w:type="character" w:styleId="Mencinsinresolver">
    <w:name w:val="Unresolved Mention"/>
    <w:basedOn w:val="Fuentedeprrafopredeter"/>
    <w:uiPriority w:val="99"/>
    <w:semiHidden/>
    <w:unhideWhenUsed/>
    <w:rsid w:val="00255D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128881">
      <w:bodyDiv w:val="1"/>
      <w:marLeft w:val="0"/>
      <w:marRight w:val="0"/>
      <w:marTop w:val="0"/>
      <w:marBottom w:val="0"/>
      <w:divBdr>
        <w:top w:val="none" w:sz="0" w:space="0" w:color="auto"/>
        <w:left w:val="none" w:sz="0" w:space="0" w:color="auto"/>
        <w:bottom w:val="none" w:sz="0" w:space="0" w:color="auto"/>
        <w:right w:val="none" w:sz="0" w:space="0" w:color="auto"/>
      </w:divBdr>
    </w:div>
    <w:div w:id="355039221">
      <w:bodyDiv w:val="1"/>
      <w:marLeft w:val="0"/>
      <w:marRight w:val="0"/>
      <w:marTop w:val="0"/>
      <w:marBottom w:val="0"/>
      <w:divBdr>
        <w:top w:val="none" w:sz="0" w:space="0" w:color="auto"/>
        <w:left w:val="none" w:sz="0" w:space="0" w:color="auto"/>
        <w:bottom w:val="none" w:sz="0" w:space="0" w:color="auto"/>
        <w:right w:val="none" w:sz="0" w:space="0" w:color="auto"/>
      </w:divBdr>
    </w:div>
    <w:div w:id="790366362">
      <w:bodyDiv w:val="1"/>
      <w:marLeft w:val="0"/>
      <w:marRight w:val="0"/>
      <w:marTop w:val="0"/>
      <w:marBottom w:val="0"/>
      <w:divBdr>
        <w:top w:val="none" w:sz="0" w:space="0" w:color="auto"/>
        <w:left w:val="none" w:sz="0" w:space="0" w:color="auto"/>
        <w:bottom w:val="none" w:sz="0" w:space="0" w:color="auto"/>
        <w:right w:val="none" w:sz="0" w:space="0" w:color="auto"/>
      </w:divBdr>
    </w:div>
    <w:div w:id="805777898">
      <w:bodyDiv w:val="1"/>
      <w:marLeft w:val="0"/>
      <w:marRight w:val="0"/>
      <w:marTop w:val="0"/>
      <w:marBottom w:val="0"/>
      <w:divBdr>
        <w:top w:val="none" w:sz="0" w:space="0" w:color="auto"/>
        <w:left w:val="none" w:sz="0" w:space="0" w:color="auto"/>
        <w:bottom w:val="none" w:sz="0" w:space="0" w:color="auto"/>
        <w:right w:val="none" w:sz="0" w:space="0" w:color="auto"/>
      </w:divBdr>
    </w:div>
    <w:div w:id="979460353">
      <w:bodyDiv w:val="1"/>
      <w:marLeft w:val="0"/>
      <w:marRight w:val="0"/>
      <w:marTop w:val="0"/>
      <w:marBottom w:val="0"/>
      <w:divBdr>
        <w:top w:val="none" w:sz="0" w:space="0" w:color="auto"/>
        <w:left w:val="none" w:sz="0" w:space="0" w:color="auto"/>
        <w:bottom w:val="none" w:sz="0" w:space="0" w:color="auto"/>
        <w:right w:val="none" w:sz="0" w:space="0" w:color="auto"/>
      </w:divBdr>
    </w:div>
    <w:div w:id="1239943613">
      <w:bodyDiv w:val="1"/>
      <w:marLeft w:val="0"/>
      <w:marRight w:val="0"/>
      <w:marTop w:val="0"/>
      <w:marBottom w:val="0"/>
      <w:divBdr>
        <w:top w:val="none" w:sz="0" w:space="0" w:color="auto"/>
        <w:left w:val="none" w:sz="0" w:space="0" w:color="auto"/>
        <w:bottom w:val="none" w:sz="0" w:space="0" w:color="auto"/>
        <w:right w:val="none" w:sz="0" w:space="0" w:color="auto"/>
      </w:divBdr>
    </w:div>
    <w:div w:id="1506750383">
      <w:bodyDiv w:val="1"/>
      <w:marLeft w:val="0"/>
      <w:marRight w:val="0"/>
      <w:marTop w:val="0"/>
      <w:marBottom w:val="0"/>
      <w:divBdr>
        <w:top w:val="none" w:sz="0" w:space="0" w:color="auto"/>
        <w:left w:val="none" w:sz="0" w:space="0" w:color="auto"/>
        <w:bottom w:val="none" w:sz="0" w:space="0" w:color="auto"/>
        <w:right w:val="none" w:sz="0" w:space="0" w:color="auto"/>
      </w:divBdr>
    </w:div>
    <w:div w:id="1710375264">
      <w:bodyDiv w:val="1"/>
      <w:marLeft w:val="0"/>
      <w:marRight w:val="0"/>
      <w:marTop w:val="0"/>
      <w:marBottom w:val="0"/>
      <w:divBdr>
        <w:top w:val="none" w:sz="0" w:space="0" w:color="auto"/>
        <w:left w:val="none" w:sz="0" w:space="0" w:color="auto"/>
        <w:bottom w:val="none" w:sz="0" w:space="0" w:color="auto"/>
        <w:right w:val="none" w:sz="0" w:space="0" w:color="auto"/>
      </w:divBdr>
    </w:div>
    <w:div w:id="1775665041">
      <w:bodyDiv w:val="1"/>
      <w:marLeft w:val="0"/>
      <w:marRight w:val="0"/>
      <w:marTop w:val="0"/>
      <w:marBottom w:val="0"/>
      <w:divBdr>
        <w:top w:val="none" w:sz="0" w:space="0" w:color="auto"/>
        <w:left w:val="none" w:sz="0" w:space="0" w:color="auto"/>
        <w:bottom w:val="none" w:sz="0" w:space="0" w:color="auto"/>
        <w:right w:val="none" w:sz="0" w:space="0" w:color="auto"/>
      </w:divBdr>
    </w:div>
    <w:div w:id="2135437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hyperlink" Target="https://www.ceacgr.cl/aulavirtual/enrol/index.php?id=576" TargetMode="External"/><Relationship Id="rId26" Type="http://schemas.openxmlformats.org/officeDocument/2006/relationships/hyperlink" Target="https://bpms.fosis.gob.cl/MyLayout.aspx?vcrD8iF0wL4qSf/QhkESrrK6nEicwb53ysJCaAlxMfP25XXoNlE9SQ==" TargetMode="External"/><Relationship Id="rId39" Type="http://schemas.openxmlformats.org/officeDocument/2006/relationships/theme" Target="theme/theme1.xml"/><Relationship Id="rId21" Type="http://schemas.openxmlformats.org/officeDocument/2006/relationships/hyperlink" Target="https://sig.fosis.gob.cl/gp/" TargetMode="External"/><Relationship Id="rId34" Type="http://schemas.openxmlformats.org/officeDocument/2006/relationships/hyperlink" Target="https://aula.fosis.gob.cl/course/view.php?id=120" TargetMode="Externa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hyperlink" Target="https://fosis.sharepoint.com/sites/Intranet/Paginas/home.aspx" TargetMode="External"/><Relationship Id="rId25" Type="http://schemas.openxmlformats.org/officeDocument/2006/relationships/hyperlink" Target="https://bpms.fosis.gob.cl/MyLayout.aspx?vcrD8iF0wL4qSf/QhkESrrK6nEicwb53ysJCaAlxMfP25XXoNlE9SQ==" TargetMode="External"/><Relationship Id="rId33" Type="http://schemas.openxmlformats.org/officeDocument/2006/relationships/image" Target="media/image5.png"/><Relationship Id="rId38" Type="http://schemas.microsoft.com/office/2011/relationships/people" Target="people.xml"/><Relationship Id="rId2" Type="http://schemas.openxmlformats.org/officeDocument/2006/relationships/customXml" Target="../customXml/item2.xml"/><Relationship Id="rId16" Type="http://schemas.openxmlformats.org/officeDocument/2006/relationships/hyperlink" Target="https://sig.fosis.gob.cl/gp/" TargetMode="External"/><Relationship Id="rId20" Type="http://schemas.openxmlformats.org/officeDocument/2006/relationships/hyperlink" Target="mailto:desarrollo.organizacional@fosis.gob.cl" TargetMode="External"/><Relationship Id="rId29"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mailto:desarrollo.organizacional@fosis.gob.cl" TargetMode="External"/><Relationship Id="rId32" Type="http://schemas.openxmlformats.org/officeDocument/2006/relationships/hyperlink" Target="https://aula.fosis.gob.cl/course/view.php?id=115" TargetMode="External"/><Relationship Id="rId37" Type="http://schemas.openxmlformats.org/officeDocument/2006/relationships/fontTable" Target="fontTable.xml"/><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hyperlink" Target="https://www.ceacgr.cl/aulavirtual/enrol/index.php?id=576" TargetMode="External"/><Relationship Id="rId28" Type="http://schemas.openxmlformats.org/officeDocument/2006/relationships/image" Target="media/image2.jpeg"/><Relationship Id="rId36"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hyperlink" Target="mailto:desarrollo.organizacional@fosis.gob.cl" TargetMode="External"/><Relationship Id="rId31"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hyperlink" Target="https://fosis.sharepoint.com/sites/Intranet/Paginas/home.aspx" TargetMode="External"/><Relationship Id="rId27" Type="http://schemas.openxmlformats.org/officeDocument/2006/relationships/image" Target="media/image1.jpeg"/><Relationship Id="rId30" Type="http://schemas.openxmlformats.org/officeDocument/2006/relationships/image" Target="cid:image003.png@01DAD46E.57528D90" TargetMode="External"/><Relationship Id="rId35" Type="http://schemas.openxmlformats.org/officeDocument/2006/relationships/header" Target="header1.xml"/><Relationship Id="rId8" Type="http://schemas.openxmlformats.org/officeDocument/2006/relationships/settings" Target="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6.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CEDOC" ma:contentTypeID="0x0101009FBDD910EA6515409B854D3439D3FF520043638C5F408BD448981BFEDD4E11B10D" ma:contentTypeVersion="28" ma:contentTypeDescription="" ma:contentTypeScope="" ma:versionID="326146e1e38d8fe11154f04d3fcd1c86">
  <xsd:schema xmlns:xsd="http://www.w3.org/2001/XMLSchema" xmlns:xs="http://www.w3.org/2001/XMLSchema" xmlns:p="http://schemas.microsoft.com/office/2006/metadata/properties" xmlns:ns2="7ba925a7-499c-4a29-a005-81b4ebbe0bf8" xmlns:ns3="d4d57e2b-122a-4dec-a2f0-714ce0d65382" targetNamespace="http://schemas.microsoft.com/office/2006/metadata/properties" ma:root="true" ma:fieldsID="72e3e6660e39a569ebc4e30a5f865a6a" ns2:_="" ns3:_="">
    <xsd:import namespace="7ba925a7-499c-4a29-a005-81b4ebbe0bf8"/>
    <xsd:import namespace="d4d57e2b-122a-4dec-a2f0-714ce0d65382"/>
    <xsd:element name="properties">
      <xsd:complexType>
        <xsd:sequence>
          <xsd:element name="documentManagement">
            <xsd:complexType>
              <xsd:all>
                <xsd:element ref="ns2:Folio" minOccurs="0"/>
                <xsd:element ref="ns2:Materia" minOccurs="0"/>
                <xsd:element ref="ns2:Observaciones" minOccurs="0"/>
                <xsd:element ref="ns2:Año" minOccurs="0"/>
                <xsd:element ref="ns2:Proovedor" minOccurs="0"/>
                <xsd:element ref="ns2:Gestor" minOccurs="0"/>
                <xsd:element ref="ns2:Subdireccion" minOccurs="0"/>
                <xsd:element ref="ns2:Direccion_x0020_Regional" minOccurs="0"/>
                <xsd:element ref="ns2:Departamento_x0020_CEDOC" minOccurs="0"/>
                <xsd:element ref="ns2:Unidad" minOccurs="0"/>
                <xsd:element ref="ns2:SharedWithUsers" minOccurs="0"/>
                <xsd:element ref="ns2:SharedWithDetails" minOccurs="0"/>
                <xsd:element ref="ns2:_dlc_DocId" minOccurs="0"/>
                <xsd:element ref="ns2:_dlc_DocIdUrl" minOccurs="0"/>
                <xsd:element ref="ns2:_dlc_DocIdPersistId" minOccurs="0"/>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AutoKeyPoints" minOccurs="0"/>
                <xsd:element ref="ns3:MediaServiceKeyPoints" minOccurs="0"/>
                <xsd:element ref="ns3:MediaServiceDateTaken" minOccurs="0"/>
                <xsd:element ref="ns3:MediaLengthInSeconds" minOccurs="0"/>
                <xsd:element ref="ns3:MediaServiceOCR" minOccurs="0"/>
                <xsd:element ref="ns3:MediaServiceObjectDetectorVersions" minOccurs="0"/>
                <xsd:element ref="ns3:lcf76f155ced4ddcb4097134ff3c332f" minOccurs="0"/>
                <xsd:element ref="ns2:TaxCatchAll"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a925a7-499c-4a29-a005-81b4ebbe0bf8" elementFormDefault="qualified">
    <xsd:import namespace="http://schemas.microsoft.com/office/2006/documentManagement/types"/>
    <xsd:import namespace="http://schemas.microsoft.com/office/infopath/2007/PartnerControls"/>
    <xsd:element name="Folio" ma:index="8" nillable="true" ma:displayName="Folio" ma:internalName="Folio">
      <xsd:simpleType>
        <xsd:restriction base="dms:Text">
          <xsd:maxLength value="255"/>
        </xsd:restriction>
      </xsd:simpleType>
    </xsd:element>
    <xsd:element name="Materia" ma:index="9" nillable="true" ma:displayName="Materia" ma:internalName="Materia">
      <xsd:simpleType>
        <xsd:restriction base="dms:Text">
          <xsd:maxLength value="255"/>
        </xsd:restriction>
      </xsd:simpleType>
    </xsd:element>
    <xsd:element name="Observaciones" ma:index="10" nillable="true" ma:displayName="Observaciones" ma:internalName="Observaciones">
      <xsd:simpleType>
        <xsd:restriction base="dms:Note">
          <xsd:maxLength value="255"/>
        </xsd:restriction>
      </xsd:simpleType>
    </xsd:element>
    <xsd:element name="Año" ma:index="11" nillable="true" ma:displayName="Año" ma:internalName="A_x00f1_o">
      <xsd:simpleType>
        <xsd:restriction base="dms:Text">
          <xsd:maxLength value="255"/>
        </xsd:restriction>
      </xsd:simpleType>
    </xsd:element>
    <xsd:element name="Proovedor" ma:index="12" nillable="true" ma:displayName="Proovedor" ma:list="UserInfo" ma:SharePointGroup="0" ma:internalName="Proovedo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Gestor" ma:index="13" nillable="true" ma:displayName="Gestor" ma:internalName="Gestor">
      <xsd:simpleType>
        <xsd:restriction base="dms:Text">
          <xsd:maxLength value="255"/>
        </xsd:restriction>
      </xsd:simpleType>
    </xsd:element>
    <xsd:element name="Subdireccion" ma:index="14" nillable="true" ma:displayName="Subdireccion" ma:internalName="Subdireccion">
      <xsd:simpleType>
        <xsd:restriction base="dms:Text">
          <xsd:maxLength value="255"/>
        </xsd:restriction>
      </xsd:simpleType>
    </xsd:element>
    <xsd:element name="Direccion_x0020_Regional" ma:index="15" nillable="true" ma:displayName="Direccion Regional" ma:internalName="Direccion_x0020_Regional">
      <xsd:simpleType>
        <xsd:restriction base="dms:Text">
          <xsd:maxLength value="255"/>
        </xsd:restriction>
      </xsd:simpleType>
    </xsd:element>
    <xsd:element name="Departamento_x0020_CEDOC" ma:index="16" nillable="true" ma:displayName="Departamento CEDOC" ma:internalName="Departamento_x0020_CEDOC">
      <xsd:simpleType>
        <xsd:restriction base="dms:Text">
          <xsd:maxLength value="255"/>
        </xsd:restriction>
      </xsd:simpleType>
    </xsd:element>
    <xsd:element name="Unidad" ma:index="17" nillable="true" ma:displayName="Unidad" ma:internalName="Unidad">
      <xsd:simpleType>
        <xsd:restriction base="dms:Text">
          <xsd:maxLength value="255"/>
        </xsd:restriction>
      </xsd:simpleType>
    </xsd:element>
    <xsd:element name="SharedWithUsers" ma:index="1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les de uso compartido" ma:internalName="SharedWithDetails" ma:readOnly="true">
      <xsd:simpleType>
        <xsd:restriction base="dms:Note">
          <xsd:maxLength value="255"/>
        </xsd:restriction>
      </xsd:simpleType>
    </xsd:element>
    <xsd:element name="_dlc_DocId" ma:index="20" nillable="true" ma:displayName="Valor de Id. de documento" ma:description="El valor del identificador de documento asignado a este elemento." ma:indexed="true" ma:internalName="_dlc_DocId" ma:readOnly="true">
      <xsd:simpleType>
        <xsd:restriction base="dms:Text"/>
      </xsd:simpleType>
    </xsd:element>
    <xsd:element name="_dlc_DocIdUrl" ma:index="21"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2" nillable="true" ma:displayName="Persist ID" ma:description="Keep ID on add." ma:hidden="true" ma:internalName="_dlc_DocIdPersistId" ma:readOnly="true">
      <xsd:simpleType>
        <xsd:restriction base="dms:Boolean"/>
      </xsd:simpleType>
    </xsd:element>
    <xsd:element name="TaxCatchAll" ma:index="36" nillable="true" ma:displayName="Taxonomy Catch All Column" ma:hidden="true" ma:list="{f53fbc0b-b923-4461-b314-bd4c9e29c3cf}" ma:internalName="TaxCatchAll" ma:showField="CatchAllData" ma:web="7ba925a7-499c-4a29-a005-81b4ebbe0bf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4d57e2b-122a-4dec-a2f0-714ce0d65382" elementFormDefault="qualified">
    <xsd:import namespace="http://schemas.microsoft.com/office/2006/documentManagement/types"/>
    <xsd:import namespace="http://schemas.microsoft.com/office/infopath/2007/PartnerControls"/>
    <xsd:element name="MediaServiceMetadata" ma:index="23" nillable="true" ma:displayName="MediaServiceMetadata" ma:hidden="true" ma:internalName="MediaServiceMetadata" ma:readOnly="true">
      <xsd:simpleType>
        <xsd:restriction base="dms:Note"/>
      </xsd:simpleType>
    </xsd:element>
    <xsd:element name="MediaServiceFastMetadata" ma:index="24" nillable="true" ma:displayName="MediaServiceFastMetadata" ma:hidden="true" ma:internalName="MediaServiceFastMetadata" ma:readOnly="true">
      <xsd:simpleType>
        <xsd:restriction base="dms:Note"/>
      </xsd:simpleType>
    </xsd:element>
    <xsd:element name="MediaServiceAutoTags" ma:index="25" nillable="true" ma:displayName="Tags" ma:internalName="MediaServiceAutoTags" ma:readOnly="true">
      <xsd:simpleType>
        <xsd:restriction base="dms:Text"/>
      </xsd:simpleType>
    </xsd:element>
    <xsd:element name="MediaServiceGenerationTime" ma:index="26" nillable="true" ma:displayName="MediaServiceGenerationTime" ma:hidden="true" ma:internalName="MediaServiceGenerationTime" ma:readOnly="true">
      <xsd:simpleType>
        <xsd:restriction base="dms:Text"/>
      </xsd:simpleType>
    </xsd:element>
    <xsd:element name="MediaServiceEventHashCode" ma:index="27" nillable="true" ma:displayName="MediaServiceEventHashCode" ma:hidden="true" ma:internalName="MediaServiceEventHashCode" ma:readOnly="true">
      <xsd:simpleType>
        <xsd:restriction base="dms:Text"/>
      </xsd:simpleType>
    </xsd:element>
    <xsd:element name="MediaServiceAutoKeyPoints" ma:index="28" nillable="true" ma:displayName="MediaServiceAutoKeyPoints" ma:hidden="true" ma:internalName="MediaServiceAutoKeyPoints" ma:readOnly="true">
      <xsd:simpleType>
        <xsd:restriction base="dms:Note"/>
      </xsd:simpleType>
    </xsd:element>
    <xsd:element name="MediaServiceKeyPoints" ma:index="29" nillable="true" ma:displayName="KeyPoints" ma:internalName="MediaServiceKeyPoints" ma:readOnly="true">
      <xsd:simpleType>
        <xsd:restriction base="dms:Note">
          <xsd:maxLength value="255"/>
        </xsd:restriction>
      </xsd:simpleType>
    </xsd:element>
    <xsd:element name="MediaServiceDateTaken" ma:index="30" nillable="true" ma:displayName="MediaServiceDateTaken" ma:hidden="true" ma:internalName="MediaServiceDateTaken" ma:readOnly="true">
      <xsd:simpleType>
        <xsd:restriction base="dms:Text"/>
      </xsd:simpleType>
    </xsd:element>
    <xsd:element name="MediaLengthInSeconds" ma:index="31" nillable="true" ma:displayName="MediaLengthInSeconds" ma:hidden="true" ma:internalName="MediaLengthInSeconds" ma:readOnly="true">
      <xsd:simpleType>
        <xsd:restriction base="dms:Unknown"/>
      </xsd:simpleType>
    </xsd:element>
    <xsd:element name="MediaServiceOCR" ma:index="32" nillable="true" ma:displayName="Extracted Text" ma:internalName="MediaServiceOCR" ma:readOnly="true">
      <xsd:simpleType>
        <xsd:restriction base="dms:Note">
          <xsd:maxLength value="255"/>
        </xsd:restriction>
      </xsd:simpleType>
    </xsd:element>
    <xsd:element name="MediaServiceObjectDetectorVersions" ma:index="33" nillable="true" ma:displayName="MediaServiceObjectDetectorVersions" ma:hidden="true" ma:indexed="true" ma:internalName="MediaServiceObjectDetectorVersions" ma:readOnly="true">
      <xsd:simpleType>
        <xsd:restriction base="dms:Text"/>
      </xsd:simpleType>
    </xsd:element>
    <xsd:element name="lcf76f155ced4ddcb4097134ff3c332f" ma:index="35" nillable="true" ma:taxonomy="true" ma:internalName="lcf76f155ced4ddcb4097134ff3c332f" ma:taxonomyFieldName="MediaServiceImageTags" ma:displayName="Etiquetas de imagen" ma:readOnly="false" ma:fieldId="{5cf76f15-5ced-4ddc-b409-7134ff3c332f}" ma:taxonomyMulti="true" ma:sspId="789a0a5b-b8aa-4c4f-a2e0-64da4b227eee" ma:termSetId="09814cd3-568e-fe90-9814-8d621ff8fb84" ma:anchorId="fba54fb3-c3e1-fe81-a776-ca4b69148c4d" ma:open="true" ma:isKeyword="false">
      <xsd:complexType>
        <xsd:sequence>
          <xsd:element ref="pc:Terms" minOccurs="0" maxOccurs="1"/>
        </xsd:sequence>
      </xsd:complexType>
    </xsd:element>
    <xsd:element name="MediaServiceSearchProperties" ma:index="3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roovedor xmlns="7ba925a7-499c-4a29-a005-81b4ebbe0bf8">
      <UserInfo>
        <DisplayName/>
        <AccountId xsi:nil="true"/>
        <AccountType/>
      </UserInfo>
    </Proovedor>
    <Observaciones xmlns="7ba925a7-499c-4a29-a005-81b4ebbe0bf8" xsi:nil="true"/>
    <Materia xmlns="7ba925a7-499c-4a29-a005-81b4ebbe0bf8" xsi:nil="true"/>
    <Subdireccion xmlns="7ba925a7-499c-4a29-a005-81b4ebbe0bf8" xsi:nil="true"/>
    <Departamento_x0020_CEDOC xmlns="7ba925a7-499c-4a29-a005-81b4ebbe0bf8" xsi:nil="true"/>
    <lcf76f155ced4ddcb4097134ff3c332f xmlns="d4d57e2b-122a-4dec-a2f0-714ce0d65382">
      <Terms xmlns="http://schemas.microsoft.com/office/infopath/2007/PartnerControls"/>
    </lcf76f155ced4ddcb4097134ff3c332f>
    <Direccion_x0020_Regional xmlns="7ba925a7-499c-4a29-a005-81b4ebbe0bf8" xsi:nil="true"/>
    <TaxCatchAll xmlns="7ba925a7-499c-4a29-a005-81b4ebbe0bf8" xsi:nil="true"/>
    <Folio xmlns="7ba925a7-499c-4a29-a005-81b4ebbe0bf8" xsi:nil="true"/>
    <Unidad xmlns="7ba925a7-499c-4a29-a005-81b4ebbe0bf8" xsi:nil="true"/>
    <Gestor xmlns="7ba925a7-499c-4a29-a005-81b4ebbe0bf8" xsi:nil="true"/>
    <Año xmlns="7ba925a7-499c-4a29-a005-81b4ebbe0bf8" xsi:nil="true"/>
    <_dlc_DocId xmlns="7ba925a7-499c-4a29-a005-81b4ebbe0bf8">SZFZ3KM2WWSW-201079112-6312</_dlc_DocId>
    <_dlc_DocIdUrl xmlns="7ba925a7-499c-4a29-a005-81b4ebbe0bf8">
      <Url>https://fosis.sharepoint.com/sites/cedoc/personas/desarrolloorganizacional/_layouts/15/DocIdRedir.aspx?ID=SZFZ3KM2WWSW-201079112-6312</Url>
      <Description>SZFZ3KM2WWSW-201079112-6312</Description>
    </_dlc_DocIdUrl>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BCDD1B7B-9C9B-4AB5-827C-5EFB6962C6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ba925a7-499c-4a29-a005-81b4ebbe0bf8"/>
    <ds:schemaRef ds:uri="d4d57e2b-122a-4dec-a2f0-714ce0d653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D3361EA-5601-4B5F-BCC6-8BC847B09CA7}">
  <ds:schemaRefs>
    <ds:schemaRef ds:uri="http://schemas.microsoft.com/sharepoint/v3/contenttype/forms"/>
  </ds:schemaRefs>
</ds:datastoreItem>
</file>

<file path=customXml/itemProps3.xml><?xml version="1.0" encoding="utf-8"?>
<ds:datastoreItem xmlns:ds="http://schemas.openxmlformats.org/officeDocument/2006/customXml" ds:itemID="{8C81F8C6-66CF-475B-9DD6-627CC34618B1}">
  <ds:schemaRefs>
    <ds:schemaRef ds:uri="http://schemas.microsoft.com/office/2006/metadata/properties"/>
    <ds:schemaRef ds:uri="http://schemas.microsoft.com/office/infopath/2007/PartnerControls"/>
    <ds:schemaRef ds:uri="7ba925a7-499c-4a29-a005-81b4ebbe0bf8"/>
    <ds:schemaRef ds:uri="d4d57e2b-122a-4dec-a2f0-714ce0d65382"/>
  </ds:schemaRefs>
</ds:datastoreItem>
</file>

<file path=customXml/itemProps4.xml><?xml version="1.0" encoding="utf-8"?>
<ds:datastoreItem xmlns:ds="http://schemas.openxmlformats.org/officeDocument/2006/customXml" ds:itemID="{B4BF5B34-079F-4B3F-889B-025E73C0106C}">
  <ds:schemaRefs>
    <ds:schemaRef ds:uri="http://schemas.openxmlformats.org/officeDocument/2006/bibliography"/>
  </ds:schemaRefs>
</ds:datastoreItem>
</file>

<file path=customXml/itemProps5.xml><?xml version="1.0" encoding="utf-8"?>
<ds:datastoreItem xmlns:ds="http://schemas.openxmlformats.org/officeDocument/2006/customXml" ds:itemID="{8F108517-04F9-4341-8EC1-601306317C4C}">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32</Pages>
  <Words>9206</Words>
  <Characters>50639</Characters>
  <Application>Microsoft Office Word</Application>
  <DocSecurity>0</DocSecurity>
  <Lines>421</Lines>
  <Paragraphs>119</Paragraphs>
  <ScaleCrop>false</ScaleCrop>
  <Company/>
  <LinksUpToDate>false</LinksUpToDate>
  <CharactersWithSpaces>59726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Daniel Echeverria Morales</dc:creator>
  <cp:keywords/>
  <dc:description/>
  <cp:lastModifiedBy>Nicolás Avilés Vargas</cp:lastModifiedBy>
  <cp:revision>1149</cp:revision>
  <cp:lastPrinted>2023-12-27T04:01:00Z</cp:lastPrinted>
  <dcterms:created xsi:type="dcterms:W3CDTF">2025-10-17T02:45:00Z</dcterms:created>
  <dcterms:modified xsi:type="dcterms:W3CDTF">2026-01-15T15:06:00Z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0x0101009FBDD910EA6515409B854D3439D3FF520043638C5F408BD448981BFEDD4E11B10D</vt:lpwstr>
  </property>
  <property fmtid="{D5CDD505-2E9C-101B-9397-08002B2CF9AE}" pid="3" name="_dlc_DocIdItemGuid">
    <vt:lpwstr>0302dbbe-230a-46fd-8f4c-54b2529d0c80</vt:lpwstr>
  </property>
  <property fmtid="{D5CDD505-2E9C-101B-9397-08002B2CF9AE}" pid="4" name="MediaServiceImageTags">
    <vt:lpwstr/>
  </property>
</Properties>
</file>